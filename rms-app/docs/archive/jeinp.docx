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B061EF" w14:textId="65E187AE" w:rsidR="00422711" w:rsidRPr="005C774C" w:rsidRDefault="00FF6A6C" w:rsidP="00F245CE">
      <w:pPr>
        <w:pStyle w:val="Heading1"/>
        <w:spacing w:line="276" w:lineRule="auto"/>
        <w:rPr>
          <w:sz w:val="18"/>
        </w:rPr>
      </w:pPr>
      <w:bookmarkStart w:id="0" w:name="_Hlk209102144"/>
      <w:bookmarkStart w:id="1" w:name="_Toc475538841"/>
      <w:bookmarkStart w:id="2" w:name="_Toc476584772"/>
      <w:bookmarkStart w:id="3" w:name="_Toc476584911"/>
      <w:bookmarkStart w:id="4" w:name="_Toc26567941"/>
      <w:bookmarkStart w:id="5" w:name="_Toc26567964"/>
      <w:bookmarkStart w:id="6" w:name="_GoBack"/>
      <w:bookmarkEnd w:id="0"/>
      <w:bookmarkEnd w:id="6"/>
      <w:r>
        <w:rPr>
          <w:noProof/>
          <w:sz w:val="18"/>
        </w:rPr>
        <mc:AlternateContent>
          <mc:Choice Requires="wps">
            <w:drawing>
              <wp:anchor distT="45720" distB="45720" distL="114300" distR="114300" simplePos="0" relativeHeight="251660288" behindDoc="0" locked="0" layoutInCell="1" allowOverlap="1" wp14:anchorId="7B331F83" wp14:editId="064D7DD8">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14:paraId="522C2102" w14:textId="1A89153A" w:rsidR="00703C54" w:rsidRPr="00AF5617" w:rsidRDefault="00703C54"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w:t>
                            </w:r>
                            <w:r w:rsidR="00AC44E5">
                              <w:rPr>
                                <w:color w:val="000000"/>
                                <w:sz w:val="36"/>
                                <w:szCs w:val="40"/>
                              </w:rPr>
                              <w:t>Restaurant Management  System for EmpowerBD</w:t>
                            </w:r>
                            <w:r w:rsidRPr="002F4F77">
                              <w:rPr>
                                <w:color w:val="000000"/>
                                <w:sz w:val="36"/>
                                <w:szCs w:val="40"/>
                              </w:rPr>
                              <w:t>"</w:t>
                            </w:r>
                          </w:p>
                          <w:p w14:paraId="4FCB2634" w14:textId="01FB33E7" w:rsidR="00703C54" w:rsidRPr="001A1039" w:rsidRDefault="00703C54"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14:paraId="522C2102" w14:textId="1A89153A" w:rsidR="00703C54" w:rsidRPr="00AF5617" w:rsidRDefault="00703C54" w:rsidP="00AF5617">
                      <w:pPr>
                        <w:spacing w:line="360" w:lineRule="auto"/>
                        <w:jc w:val="center"/>
                        <w:rPr>
                          <w:color w:val="000000"/>
                          <w:sz w:val="36"/>
                          <w:szCs w:val="40"/>
                        </w:rPr>
                      </w:pPr>
                      <w:r>
                        <w:rPr>
                          <w:color w:val="000000"/>
                          <w:sz w:val="36"/>
                          <w:szCs w:val="40"/>
                        </w:rPr>
                        <w:t xml:space="preserve">Development of </w:t>
                      </w:r>
                      <w:bookmarkStart w:id="8" w:name="_Hlk209451885"/>
                      <w:r>
                        <w:rPr>
                          <w:color w:val="000000"/>
                          <w:sz w:val="36"/>
                          <w:szCs w:val="40"/>
                        </w:rPr>
                        <w:t xml:space="preserve">a </w:t>
                      </w:r>
                      <w:bookmarkEnd w:id="8"/>
                      <w:r>
                        <w:rPr>
                          <w:color w:val="000000"/>
                          <w:sz w:val="36"/>
                          <w:szCs w:val="40"/>
                        </w:rPr>
                        <w:t>“</w:t>
                      </w:r>
                      <w:r w:rsidR="00AC44E5">
                        <w:rPr>
                          <w:color w:val="000000"/>
                          <w:sz w:val="36"/>
                          <w:szCs w:val="40"/>
                        </w:rPr>
                        <w:t>Restaurant Management  System for EmpowerBD</w:t>
                      </w:r>
                      <w:r w:rsidRPr="002F4F77">
                        <w:rPr>
                          <w:color w:val="000000"/>
                          <w:sz w:val="36"/>
                          <w:szCs w:val="40"/>
                        </w:rPr>
                        <w:t>"</w:t>
                      </w:r>
                    </w:p>
                    <w:p w14:paraId="4FCB2634" w14:textId="01FB33E7" w:rsidR="00703C54" w:rsidRPr="001A1039" w:rsidRDefault="00703C54" w:rsidP="001A1039">
                      <w:pPr>
                        <w:spacing w:line="360" w:lineRule="auto"/>
                        <w:jc w:val="center"/>
                      </w:pPr>
                    </w:p>
                  </w:txbxContent>
                </v:textbox>
                <w10:wrap anchorx="margin" anchory="margin"/>
              </v:shape>
            </w:pict>
          </mc:Fallback>
        </mc:AlternateContent>
      </w:r>
      <w:bookmarkEnd w:id="1"/>
      <w:bookmarkEnd w:id="2"/>
      <w:bookmarkEnd w:id="3"/>
      <w:bookmarkEnd w:id="4"/>
      <w:bookmarkEnd w:id="5"/>
    </w:p>
    <w:p w14:paraId="633235F3" w14:textId="0A57798A" w:rsidR="00AF5617" w:rsidRPr="0063440A" w:rsidRDefault="00AC44E5" w:rsidP="00F245CE">
      <w:pPr>
        <w:pStyle w:val="BodyText"/>
        <w:spacing w:line="276" w:lineRule="auto"/>
        <w:ind w:firstLine="0"/>
        <w:jc w:val="center"/>
        <w:rPr>
          <w:sz w:val="28"/>
          <w:szCs w:val="28"/>
        </w:rPr>
      </w:pPr>
      <w:r>
        <w:rPr>
          <w:sz w:val="28"/>
          <w:szCs w:val="28"/>
        </w:rPr>
        <w:t>Jannatun Ferdous Jerin</w:t>
      </w:r>
    </w:p>
    <w:p w14:paraId="4EBEDB37" w14:textId="5FC39B36" w:rsidR="0063440A" w:rsidRDefault="0063440A" w:rsidP="00F245CE">
      <w:pPr>
        <w:pStyle w:val="BodyText"/>
        <w:spacing w:line="276" w:lineRule="auto"/>
        <w:ind w:firstLine="0"/>
        <w:jc w:val="center"/>
        <w:rPr>
          <w:sz w:val="28"/>
          <w:szCs w:val="28"/>
        </w:rPr>
      </w:pPr>
      <w:r w:rsidRPr="0063440A">
        <w:rPr>
          <w:sz w:val="28"/>
          <w:szCs w:val="28"/>
        </w:rPr>
        <w:t xml:space="preserve">ID# </w:t>
      </w:r>
      <w:r w:rsidR="00AC44E5">
        <w:rPr>
          <w:sz w:val="28"/>
          <w:szCs w:val="28"/>
        </w:rPr>
        <w:t>2130317</w:t>
      </w:r>
      <w:r w:rsidR="00AF5617">
        <w:rPr>
          <w:sz w:val="28"/>
          <w:szCs w:val="28"/>
        </w:rPr>
        <w:t>8</w:t>
      </w:r>
    </w:p>
    <w:p w14:paraId="0AECA566" w14:textId="77777777" w:rsidR="0063440A" w:rsidRDefault="0063440A" w:rsidP="00F245CE">
      <w:pPr>
        <w:pStyle w:val="BodyText"/>
        <w:spacing w:line="276" w:lineRule="auto"/>
        <w:ind w:firstLine="0"/>
        <w:rPr>
          <w:sz w:val="28"/>
          <w:szCs w:val="28"/>
        </w:rPr>
      </w:pPr>
    </w:p>
    <w:p w14:paraId="3391FA6B" w14:textId="77777777" w:rsidR="0063440A" w:rsidRPr="005C774C" w:rsidRDefault="0063440A" w:rsidP="00F245CE">
      <w:pPr>
        <w:pStyle w:val="BodyText"/>
        <w:spacing w:line="276" w:lineRule="auto"/>
        <w:ind w:firstLine="0"/>
      </w:pPr>
    </w:p>
    <w:p w14:paraId="0240B5D7" w14:textId="77777777" w:rsidR="00422711" w:rsidRPr="005C774C" w:rsidRDefault="0063440A" w:rsidP="00F245CE">
      <w:pPr>
        <w:pStyle w:val="CenteredText"/>
        <w:spacing w:line="276" w:lineRule="auto"/>
      </w:pPr>
      <w:r>
        <w:t>A Practicum</w:t>
      </w:r>
      <w:r w:rsidR="00422711" w:rsidRPr="005C774C">
        <w:t xml:space="preserve"> in the </w:t>
      </w:r>
      <w:r w:rsidR="00814864" w:rsidRPr="005C774C">
        <w:t>Partial Fulfillment of the Requirements</w:t>
      </w:r>
    </w:p>
    <w:p w14:paraId="078C99DA" w14:textId="77777777" w:rsidR="00422711" w:rsidRPr="005C774C" w:rsidRDefault="00814864" w:rsidP="00F245CE">
      <w:pPr>
        <w:pStyle w:val="CenteredText"/>
        <w:spacing w:line="276" w:lineRule="auto"/>
      </w:pPr>
      <w:r w:rsidRPr="005C774C">
        <w:t>for the Award of Bachelor of Computer Science and Engineering</w:t>
      </w:r>
      <w:r w:rsidR="00B65BBF" w:rsidRPr="005C774C">
        <w:t xml:space="preserve"> (BCSE)</w:t>
      </w:r>
    </w:p>
    <w:p w14:paraId="37F70223" w14:textId="77777777" w:rsidR="0024797D" w:rsidRPr="005C774C" w:rsidRDefault="0024797D" w:rsidP="00F245CE">
      <w:pPr>
        <w:pStyle w:val="Dept-College-Unv"/>
        <w:spacing w:before="960" w:line="276" w:lineRule="auto"/>
      </w:pPr>
      <w:r w:rsidRPr="005C774C">
        <w:rPr>
          <w:noProof/>
        </w:rPr>
        <w:drawing>
          <wp:inline distT="0" distB="0" distL="0" distR="0" wp14:anchorId="734CE8C3" wp14:editId="688A6A9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14:anchorId="2126FB8B" wp14:editId="6F8CC62E">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1A19BD31" w14:textId="77777777" w:rsidR="00814864" w:rsidRPr="005C774C" w:rsidRDefault="00814864" w:rsidP="00F245CE">
      <w:pPr>
        <w:pStyle w:val="Dept-College-Unv"/>
        <w:spacing w:before="480" w:line="276" w:lineRule="auto"/>
      </w:pPr>
      <w:r w:rsidRPr="005C774C">
        <w:t>Department of Computer Science and Engineering</w:t>
      </w:r>
    </w:p>
    <w:p w14:paraId="687BCC1A" w14:textId="77777777" w:rsidR="00814864" w:rsidRPr="005C774C" w:rsidRDefault="00814864" w:rsidP="00F245CE">
      <w:pPr>
        <w:pStyle w:val="Dept-College-Unv"/>
        <w:spacing w:line="276" w:lineRule="auto"/>
      </w:pPr>
      <w:r w:rsidRPr="005C774C">
        <w:t>College of Engineering and Technology</w:t>
      </w:r>
    </w:p>
    <w:p w14:paraId="7051F056" w14:textId="77777777" w:rsidR="00814864" w:rsidRPr="005C774C" w:rsidRDefault="00814864" w:rsidP="00F245CE">
      <w:pPr>
        <w:pStyle w:val="Dept-College-Unv"/>
        <w:spacing w:line="276" w:lineRule="auto"/>
      </w:pPr>
      <w:r w:rsidRPr="005C774C">
        <w:t>IUBAT</w:t>
      </w:r>
      <w:r w:rsidR="00E373BE">
        <w:t>—</w:t>
      </w:r>
      <w:r w:rsidRPr="005C774C">
        <w:t>International University of Business Agriculture and Technology</w:t>
      </w:r>
    </w:p>
    <w:p w14:paraId="127E0CDB" w14:textId="27256EE3" w:rsidR="00422711" w:rsidRPr="005C774C" w:rsidRDefault="00642A5D"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EndPr/>
        <w:sdtContent>
          <w:r w:rsidR="005D3DC1">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C44E5">
            <w:t xml:space="preserve"> 2026</w:t>
          </w:r>
        </w:sdtContent>
      </w:sdt>
    </w:p>
    <w:p w14:paraId="08BFD98C" w14:textId="77777777" w:rsidR="00422711" w:rsidRPr="005C774C" w:rsidRDefault="00422711" w:rsidP="00F245CE">
      <w:pPr>
        <w:pStyle w:val="Dept-College-Unv"/>
        <w:spacing w:before="960" w:line="276" w:lineRule="auto"/>
        <w:jc w:val="left"/>
        <w:sectPr w:rsidR="00422711" w:rsidRPr="005C774C" w:rsidSect="006579C9">
          <w:footerReference w:type="default" r:id="rId10"/>
          <w:pgSz w:w="11906" w:h="16838" w:code="9"/>
          <w:pgMar w:top="1440" w:right="1440" w:bottom="1440" w:left="1800" w:header="720" w:footer="720" w:gutter="0"/>
          <w:pgNumType w:start="1"/>
          <w:cols w:space="720"/>
          <w:titlePg/>
          <w:docGrid w:linePitch="360"/>
        </w:sectPr>
      </w:pPr>
    </w:p>
    <w:p w14:paraId="65F5BC64" w14:textId="3FDDA607" w:rsidR="002F4F77" w:rsidRDefault="002F4F77" w:rsidP="00F245CE">
      <w:pPr>
        <w:spacing w:after="0" w:line="276" w:lineRule="auto"/>
        <w:jc w:val="center"/>
        <w:rPr>
          <w:sz w:val="36"/>
          <w:szCs w:val="36"/>
        </w:rPr>
      </w:pPr>
      <w:bookmarkStart w:id="9" w:name="_Toc475538843"/>
      <w:r w:rsidRPr="002F4F77">
        <w:rPr>
          <w:sz w:val="36"/>
          <w:szCs w:val="36"/>
        </w:rPr>
        <w:lastRenderedPageBreak/>
        <w:t xml:space="preserve">Development of a </w:t>
      </w:r>
      <w:r>
        <w:rPr>
          <w:sz w:val="36"/>
          <w:szCs w:val="36"/>
        </w:rPr>
        <w:t>“</w:t>
      </w:r>
      <w:r w:rsidR="00AC44E5">
        <w:rPr>
          <w:sz w:val="36"/>
          <w:szCs w:val="36"/>
        </w:rPr>
        <w:t>Restaurant Management</w:t>
      </w:r>
      <w:r w:rsidRPr="002F4F77">
        <w:rPr>
          <w:sz w:val="36"/>
          <w:szCs w:val="36"/>
        </w:rPr>
        <w:t xml:space="preserve"> System"</w:t>
      </w:r>
    </w:p>
    <w:p w14:paraId="6474FC54" w14:textId="6723CEBF" w:rsidR="00AF5617" w:rsidRPr="005C774C" w:rsidRDefault="00AC44E5" w:rsidP="00F245CE">
      <w:pPr>
        <w:spacing w:after="0" w:line="276" w:lineRule="auto"/>
        <w:jc w:val="center"/>
        <w:rPr>
          <w:sz w:val="28"/>
          <w:szCs w:val="28"/>
        </w:rPr>
      </w:pPr>
      <w:r>
        <w:rPr>
          <w:sz w:val="28"/>
          <w:szCs w:val="28"/>
        </w:rPr>
        <w:t>Jannatun Ferdous Jerin</w:t>
      </w:r>
    </w:p>
    <w:p w14:paraId="06575481" w14:textId="77777777" w:rsidR="0025522D" w:rsidRPr="005C774C" w:rsidRDefault="0025522D" w:rsidP="00F245CE">
      <w:pPr>
        <w:spacing w:after="0" w:line="276" w:lineRule="auto"/>
      </w:pPr>
    </w:p>
    <w:p w14:paraId="5F518525" w14:textId="77777777" w:rsidR="0025522D" w:rsidRPr="005C774C" w:rsidRDefault="0063440A" w:rsidP="00F245CE">
      <w:pPr>
        <w:pStyle w:val="CenteredText"/>
        <w:spacing w:line="276"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14:paraId="556DC3B1" w14:textId="77777777" w:rsidR="0025522D" w:rsidRPr="005C774C" w:rsidRDefault="0063440A" w:rsidP="00F245CE">
      <w:pPr>
        <w:spacing w:after="120" w:line="276" w:lineRule="auto"/>
        <w:jc w:val="center"/>
      </w:pPr>
      <w:r>
        <w:t>The practicum</w:t>
      </w:r>
      <w:r w:rsidR="0025522D" w:rsidRPr="005C774C">
        <w:t xml:space="preserve"> has been examined and approved,</w:t>
      </w:r>
    </w:p>
    <w:p w14:paraId="6EF942AD" w14:textId="77777777" w:rsidR="0025522D" w:rsidRPr="005C774C" w:rsidRDefault="0025522D" w:rsidP="00F245CE">
      <w:pPr>
        <w:spacing w:after="0" w:line="276" w:lineRule="auto"/>
      </w:pPr>
    </w:p>
    <w:p w14:paraId="6B7FDDD5" w14:textId="77777777" w:rsidR="0025522D" w:rsidRPr="007C7C71" w:rsidRDefault="0025522D" w:rsidP="00F245CE">
      <w:pPr>
        <w:spacing w:after="0" w:line="276" w:lineRule="auto"/>
        <w:rPr>
          <w:sz w:val="16"/>
          <w:szCs w:val="16"/>
        </w:rPr>
      </w:pPr>
    </w:p>
    <w:p w14:paraId="236E1F4E" w14:textId="77777777" w:rsidR="00927FB9" w:rsidRDefault="00927FB9" w:rsidP="00F245CE">
      <w:pPr>
        <w:spacing w:after="0" w:line="276" w:lineRule="auto"/>
      </w:pPr>
    </w:p>
    <w:p w14:paraId="52B3AE9A" w14:textId="77777777" w:rsidR="0025522D" w:rsidRPr="005C774C" w:rsidRDefault="0025522D" w:rsidP="00F245CE">
      <w:pPr>
        <w:spacing w:after="0" w:line="276" w:lineRule="auto"/>
      </w:pPr>
    </w:p>
    <w:p w14:paraId="523E3DC9" w14:textId="77777777" w:rsidR="0025522D" w:rsidRPr="005C774C" w:rsidRDefault="0025522D" w:rsidP="00F245CE">
      <w:pPr>
        <w:spacing w:after="0" w:line="276" w:lineRule="auto"/>
        <w:jc w:val="center"/>
      </w:pPr>
      <w:r w:rsidRPr="005C774C">
        <w:t>_____________________________</w:t>
      </w:r>
    </w:p>
    <w:p w14:paraId="38D51AD1" w14:textId="77777777" w:rsidR="0025522D" w:rsidRPr="005C774C" w:rsidRDefault="0076033E" w:rsidP="00F245CE">
      <w:pPr>
        <w:spacing w:after="0" w:line="276" w:lineRule="auto"/>
        <w:jc w:val="center"/>
      </w:pPr>
      <w:r w:rsidRPr="005C774C">
        <w:t>Prof. Dr. Utpal</w:t>
      </w:r>
      <w:r w:rsidR="00D26C4C">
        <w:t xml:space="preserve"> </w:t>
      </w:r>
      <w:r w:rsidRPr="005C774C">
        <w:t>Kanti Das</w:t>
      </w:r>
    </w:p>
    <w:p w14:paraId="627292C0" w14:textId="77777777" w:rsidR="0025522D" w:rsidRPr="005C774C" w:rsidRDefault="0025522D" w:rsidP="00F245CE">
      <w:pPr>
        <w:spacing w:after="0" w:line="276" w:lineRule="auto"/>
        <w:jc w:val="center"/>
      </w:pPr>
      <w:r>
        <w:t>Chairman</w:t>
      </w:r>
    </w:p>
    <w:p w14:paraId="6074ACE2" w14:textId="77777777" w:rsidR="0025522D" w:rsidRPr="005C774C" w:rsidRDefault="0025522D" w:rsidP="00F245CE">
      <w:pPr>
        <w:spacing w:after="0" w:line="276" w:lineRule="auto"/>
        <w:ind w:left="2160" w:firstLine="720"/>
      </w:pPr>
    </w:p>
    <w:p w14:paraId="771951D5" w14:textId="77777777" w:rsidR="0025522D" w:rsidRDefault="0025522D" w:rsidP="00F245CE">
      <w:pPr>
        <w:spacing w:after="0" w:line="276" w:lineRule="auto"/>
      </w:pPr>
    </w:p>
    <w:p w14:paraId="216562A0" w14:textId="77777777" w:rsidR="00927FB9" w:rsidRPr="005C774C" w:rsidRDefault="00927FB9" w:rsidP="00F245CE">
      <w:pPr>
        <w:spacing w:after="0" w:line="276" w:lineRule="auto"/>
      </w:pPr>
    </w:p>
    <w:p w14:paraId="49854C8C" w14:textId="77777777" w:rsidR="0025522D" w:rsidRPr="005C774C" w:rsidRDefault="0025522D" w:rsidP="00F245CE">
      <w:pPr>
        <w:spacing w:after="0" w:line="276" w:lineRule="auto"/>
        <w:jc w:val="center"/>
      </w:pPr>
      <w:r w:rsidRPr="005C774C">
        <w:t>_____________________________</w:t>
      </w:r>
    </w:p>
    <w:p w14:paraId="19D66816" w14:textId="77777777" w:rsidR="0025522D" w:rsidRPr="0076033E" w:rsidRDefault="009C1BFD" w:rsidP="00F245CE">
      <w:pPr>
        <w:spacing w:after="0" w:line="276" w:lineRule="auto"/>
        <w:jc w:val="center"/>
      </w:pPr>
      <w:r>
        <w:rPr>
          <w:color w:val="222222"/>
          <w:shd w:val="clear" w:color="auto" w:fill="FFFFFF"/>
        </w:rPr>
        <w:t>Shahinur Alam</w:t>
      </w:r>
    </w:p>
    <w:p w14:paraId="5163C392" w14:textId="77777777" w:rsidR="0025522D" w:rsidRPr="005C774C" w:rsidRDefault="001A1039" w:rsidP="00F245CE">
      <w:pPr>
        <w:spacing w:after="0" w:line="276" w:lineRule="auto"/>
        <w:jc w:val="center"/>
      </w:pPr>
      <w:r w:rsidRPr="0076595A">
        <w:t xml:space="preserve">Co-supervisor, </w:t>
      </w:r>
      <w:r w:rsidR="0025522D">
        <w:t>Coordinator</w:t>
      </w:r>
      <w:r w:rsidR="0025522D" w:rsidRPr="005C774C">
        <w:t xml:space="preserve"> and </w:t>
      </w:r>
      <w:r w:rsidR="0076033E">
        <w:t>Ass</w:t>
      </w:r>
      <w:r w:rsidR="009C1BFD">
        <w:t>istant</w:t>
      </w:r>
      <w:r w:rsidR="0076033E">
        <w:t xml:space="preserve"> </w:t>
      </w:r>
      <w:r w:rsidR="0025522D" w:rsidRPr="005C774C">
        <w:t>Professor</w:t>
      </w:r>
    </w:p>
    <w:p w14:paraId="7B529EFD" w14:textId="77777777" w:rsidR="0025522D" w:rsidRPr="005C774C" w:rsidRDefault="0025522D" w:rsidP="00F245CE">
      <w:pPr>
        <w:spacing w:after="0" w:line="276" w:lineRule="auto"/>
        <w:ind w:left="1440" w:firstLine="720"/>
        <w:jc w:val="center"/>
      </w:pPr>
    </w:p>
    <w:p w14:paraId="2BAA3FC8" w14:textId="77777777" w:rsidR="0025522D" w:rsidRPr="005C774C" w:rsidRDefault="0025522D" w:rsidP="00F245CE">
      <w:pPr>
        <w:spacing w:after="0" w:line="276" w:lineRule="auto"/>
        <w:ind w:left="1440" w:firstLine="720"/>
        <w:jc w:val="center"/>
      </w:pPr>
    </w:p>
    <w:p w14:paraId="3D5D967A" w14:textId="77777777" w:rsidR="00927FB9" w:rsidRPr="005C774C" w:rsidRDefault="00927FB9" w:rsidP="00F245CE">
      <w:pPr>
        <w:spacing w:after="0" w:line="276" w:lineRule="auto"/>
      </w:pPr>
    </w:p>
    <w:p w14:paraId="4A629059" w14:textId="77777777" w:rsidR="0025522D" w:rsidRPr="005C774C" w:rsidRDefault="0025522D" w:rsidP="00F245CE">
      <w:pPr>
        <w:spacing w:after="0" w:line="276" w:lineRule="auto"/>
        <w:jc w:val="center"/>
      </w:pPr>
      <w:r w:rsidRPr="005C774C">
        <w:t>_____________________________</w:t>
      </w:r>
    </w:p>
    <w:p w14:paraId="4392513C" w14:textId="7744028D" w:rsidR="00DB54D2" w:rsidRDefault="00DB54D2" w:rsidP="00F245CE">
      <w:pPr>
        <w:spacing w:after="0" w:line="276" w:lineRule="auto"/>
        <w:jc w:val="center"/>
      </w:pPr>
      <w:r>
        <w:rPr>
          <w:color w:val="000000"/>
        </w:rPr>
        <w:t>M.</w:t>
      </w:r>
      <w:r w:rsidR="004F3F2D">
        <w:rPr>
          <w:color w:val="000000"/>
        </w:rPr>
        <w:t xml:space="preserve"> </w:t>
      </w:r>
      <w:r>
        <w:rPr>
          <w:color w:val="000000"/>
        </w:rPr>
        <w:t>M Rakibul Hasan</w:t>
      </w:r>
    </w:p>
    <w:p w14:paraId="7CCBF436" w14:textId="77777777" w:rsidR="00DB54D2" w:rsidRPr="00626FD7" w:rsidRDefault="00B1304C" w:rsidP="00F245CE">
      <w:pPr>
        <w:spacing w:after="0" w:line="276" w:lineRule="auto"/>
        <w:jc w:val="center"/>
        <w:rPr>
          <w:rFonts w:eastAsia="Times New Roman"/>
        </w:rPr>
      </w:pPr>
      <w:r w:rsidRPr="0076595A">
        <w:t xml:space="preserve">Supervisor and </w:t>
      </w:r>
      <w:r w:rsidR="00DB54D2" w:rsidRPr="00626FD7">
        <w:rPr>
          <w:rFonts w:eastAsia="Times New Roman"/>
          <w:color w:val="000000"/>
        </w:rPr>
        <w:t>Assistant Professor</w:t>
      </w:r>
    </w:p>
    <w:p w14:paraId="75104B22" w14:textId="3764A498" w:rsidR="0025522D" w:rsidRDefault="0025522D" w:rsidP="00F245CE">
      <w:pPr>
        <w:spacing w:after="0" w:line="276" w:lineRule="auto"/>
        <w:jc w:val="center"/>
      </w:pPr>
    </w:p>
    <w:p w14:paraId="0D1F499F" w14:textId="77777777" w:rsidR="0025522D" w:rsidRDefault="0025522D" w:rsidP="00F245CE">
      <w:pPr>
        <w:spacing w:after="0" w:line="276" w:lineRule="auto"/>
        <w:jc w:val="center"/>
      </w:pPr>
    </w:p>
    <w:p w14:paraId="04580C64" w14:textId="77777777" w:rsidR="008916F4" w:rsidRDefault="008916F4" w:rsidP="00F245CE">
      <w:pPr>
        <w:spacing w:after="0" w:line="276" w:lineRule="auto"/>
        <w:jc w:val="center"/>
      </w:pPr>
    </w:p>
    <w:p w14:paraId="6F0F058C" w14:textId="77777777" w:rsidR="008916F4" w:rsidRDefault="008916F4" w:rsidP="00F245CE">
      <w:pPr>
        <w:spacing w:after="0" w:line="276" w:lineRule="auto"/>
      </w:pPr>
    </w:p>
    <w:p w14:paraId="2E54C133" w14:textId="77777777" w:rsidR="0025522D" w:rsidRPr="00B807A5" w:rsidRDefault="0025522D" w:rsidP="00F245CE">
      <w:pPr>
        <w:pStyle w:val="Dept-College-Unv"/>
        <w:spacing w:before="480" w:line="276" w:lineRule="auto"/>
      </w:pPr>
      <w:r w:rsidRPr="00B807A5">
        <w:t>Department of Computer Science and Engineering</w:t>
      </w:r>
    </w:p>
    <w:p w14:paraId="04848664" w14:textId="77777777" w:rsidR="0025522D" w:rsidRPr="00B807A5" w:rsidRDefault="0025522D" w:rsidP="00F245CE">
      <w:pPr>
        <w:pStyle w:val="Dept-College-Unv"/>
        <w:spacing w:line="276" w:lineRule="auto"/>
      </w:pPr>
      <w:r w:rsidRPr="00B807A5">
        <w:t>College of Engineering and Technology</w:t>
      </w:r>
    </w:p>
    <w:p w14:paraId="6B245B07" w14:textId="77777777" w:rsidR="0025522D" w:rsidRDefault="0025522D" w:rsidP="00F245CE">
      <w:pPr>
        <w:pStyle w:val="Dept-College-Unv"/>
        <w:spacing w:line="276" w:lineRule="auto"/>
      </w:pPr>
      <w:r w:rsidRPr="00B807A5">
        <w:t>IUBAT</w:t>
      </w:r>
      <w:r w:rsidR="00E373BE">
        <w:t>—</w:t>
      </w:r>
      <w:r w:rsidRPr="00B807A5">
        <w:t>International University of Business Agriculture and Technology</w:t>
      </w:r>
    </w:p>
    <w:p w14:paraId="6CC51E4A" w14:textId="69BBC73F" w:rsidR="00B65BBF" w:rsidRPr="005C774C" w:rsidRDefault="00642A5D"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EndPr/>
        <w:sdtContent>
          <w:r w:rsidR="005D3DC1">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C44E5">
            <w:t xml:space="preserve"> 2026</w:t>
          </w:r>
        </w:sdtContent>
      </w:sdt>
    </w:p>
    <w:bookmarkEnd w:id="9"/>
    <w:p w14:paraId="6127FBBC" w14:textId="77777777" w:rsidR="00422711" w:rsidRPr="005C774C" w:rsidRDefault="00422711" w:rsidP="00F245CE">
      <w:pPr>
        <w:pStyle w:val="BodyText"/>
        <w:spacing w:line="276" w:lineRule="auto"/>
        <w:sectPr w:rsidR="00422711" w:rsidRPr="005C774C" w:rsidSect="008D271D">
          <w:pgSz w:w="12240" w:h="15840"/>
          <w:pgMar w:top="1440" w:right="1440" w:bottom="1440" w:left="1800" w:header="720" w:footer="720" w:gutter="0"/>
          <w:pgNumType w:fmt="lowerRoman" w:start="2"/>
          <w:cols w:space="720"/>
          <w:titlePg/>
          <w:docGrid w:linePitch="360"/>
        </w:sectPr>
      </w:pPr>
    </w:p>
    <w:p w14:paraId="55F14911" w14:textId="77777777" w:rsidR="00422711" w:rsidRPr="005C774C" w:rsidRDefault="00EB31B3" w:rsidP="00F245CE">
      <w:pPr>
        <w:pStyle w:val="Heading2"/>
      </w:pPr>
      <w:bookmarkStart w:id="10" w:name="_Toc195098813"/>
      <w:bookmarkStart w:id="11" w:name="_Toc210298370"/>
      <w:r w:rsidRPr="005C774C">
        <w:lastRenderedPageBreak/>
        <w:t>Letter of Transmittal</w:t>
      </w:r>
      <w:bookmarkEnd w:id="10"/>
      <w:bookmarkEnd w:id="11"/>
    </w:p>
    <w:p w14:paraId="2EF0F3D4" w14:textId="77777777" w:rsidR="00AC44E5" w:rsidRDefault="00AC44E5" w:rsidP="00F245CE">
      <w:pPr>
        <w:pStyle w:val="Heading2"/>
      </w:pPr>
      <w:bookmarkStart w:id="12" w:name="_Toc195098814"/>
      <w:bookmarkStart w:id="13" w:name="_Toc210298371"/>
    </w:p>
    <w:p w14:paraId="62554B47" w14:textId="77777777" w:rsidR="00AC44E5" w:rsidRDefault="00AC44E5" w:rsidP="00F245CE">
      <w:pPr>
        <w:pStyle w:val="Heading2"/>
      </w:pPr>
    </w:p>
    <w:p w14:paraId="225AF320" w14:textId="77777777" w:rsidR="00AC44E5" w:rsidRDefault="00AC44E5" w:rsidP="00F245CE">
      <w:pPr>
        <w:pStyle w:val="Heading2"/>
      </w:pPr>
    </w:p>
    <w:p w14:paraId="67939735" w14:textId="77777777" w:rsidR="00AC44E5" w:rsidRDefault="00AC44E5" w:rsidP="00F245CE">
      <w:pPr>
        <w:pStyle w:val="Heading2"/>
      </w:pPr>
    </w:p>
    <w:p w14:paraId="06BBED36" w14:textId="77777777" w:rsidR="00AC44E5" w:rsidRDefault="00AC44E5" w:rsidP="00F245CE">
      <w:pPr>
        <w:pStyle w:val="Heading2"/>
      </w:pPr>
    </w:p>
    <w:p w14:paraId="4CB99DD1" w14:textId="77777777" w:rsidR="00AC44E5" w:rsidRDefault="00AC44E5" w:rsidP="00F245CE">
      <w:pPr>
        <w:pStyle w:val="Heading2"/>
      </w:pPr>
    </w:p>
    <w:p w14:paraId="4FFB7FA8" w14:textId="77777777" w:rsidR="00AC44E5" w:rsidRDefault="00AC44E5" w:rsidP="00F245CE">
      <w:pPr>
        <w:pStyle w:val="Heading2"/>
      </w:pPr>
    </w:p>
    <w:p w14:paraId="7195F603" w14:textId="77777777" w:rsidR="00AC44E5" w:rsidRDefault="00AC44E5" w:rsidP="00F245CE">
      <w:pPr>
        <w:pStyle w:val="Heading2"/>
      </w:pPr>
    </w:p>
    <w:p w14:paraId="5754F6DC" w14:textId="77777777" w:rsidR="00AC44E5" w:rsidRDefault="00AC44E5" w:rsidP="00F245CE">
      <w:pPr>
        <w:pStyle w:val="Heading2"/>
      </w:pPr>
    </w:p>
    <w:p w14:paraId="37313F18" w14:textId="77777777" w:rsidR="00AC44E5" w:rsidRDefault="00AC44E5" w:rsidP="00F245CE">
      <w:pPr>
        <w:pStyle w:val="Heading2"/>
      </w:pPr>
    </w:p>
    <w:p w14:paraId="63A11D89" w14:textId="77777777" w:rsidR="00AC44E5" w:rsidRDefault="00AC44E5" w:rsidP="00F245CE">
      <w:pPr>
        <w:pStyle w:val="Heading2"/>
      </w:pPr>
    </w:p>
    <w:p w14:paraId="24A19465" w14:textId="77777777" w:rsidR="00AC44E5" w:rsidRDefault="00AC44E5" w:rsidP="00F245CE">
      <w:pPr>
        <w:pStyle w:val="Heading2"/>
      </w:pPr>
    </w:p>
    <w:p w14:paraId="2B3E742A" w14:textId="77777777" w:rsidR="00AC44E5" w:rsidRDefault="00AC44E5" w:rsidP="00F245CE">
      <w:pPr>
        <w:pStyle w:val="Heading2"/>
      </w:pPr>
    </w:p>
    <w:p w14:paraId="02A4BFF1" w14:textId="77777777" w:rsidR="00AC44E5" w:rsidRDefault="00AC44E5" w:rsidP="00F245CE">
      <w:pPr>
        <w:pStyle w:val="Heading2"/>
      </w:pPr>
    </w:p>
    <w:p w14:paraId="2405C098" w14:textId="77777777" w:rsidR="00AC44E5" w:rsidRDefault="00AC44E5" w:rsidP="00F245CE">
      <w:pPr>
        <w:pStyle w:val="Heading2"/>
      </w:pPr>
    </w:p>
    <w:p w14:paraId="28B23732" w14:textId="77777777" w:rsidR="00AC44E5" w:rsidRDefault="00AC44E5" w:rsidP="00F245CE">
      <w:pPr>
        <w:pStyle w:val="Heading2"/>
      </w:pPr>
    </w:p>
    <w:p w14:paraId="2EFD593D" w14:textId="77777777" w:rsidR="00AC44E5" w:rsidRDefault="00AC44E5" w:rsidP="00F245CE">
      <w:pPr>
        <w:pStyle w:val="Heading2"/>
      </w:pPr>
    </w:p>
    <w:p w14:paraId="73CE66AF" w14:textId="77777777" w:rsidR="00AC44E5" w:rsidRDefault="00AC44E5" w:rsidP="00F245CE">
      <w:pPr>
        <w:pStyle w:val="Heading2"/>
      </w:pPr>
    </w:p>
    <w:p w14:paraId="65958AEB" w14:textId="77777777" w:rsidR="00AC44E5" w:rsidRDefault="00AC44E5" w:rsidP="00F245CE">
      <w:pPr>
        <w:pStyle w:val="Heading2"/>
      </w:pPr>
    </w:p>
    <w:p w14:paraId="15B4F147" w14:textId="77777777" w:rsidR="00AC44E5" w:rsidRDefault="00AC44E5" w:rsidP="00F245CE">
      <w:pPr>
        <w:pStyle w:val="Heading2"/>
      </w:pPr>
    </w:p>
    <w:p w14:paraId="772EA221" w14:textId="77777777" w:rsidR="00AC44E5" w:rsidRDefault="00AC44E5" w:rsidP="00F245CE">
      <w:pPr>
        <w:pStyle w:val="Heading2"/>
      </w:pPr>
    </w:p>
    <w:p w14:paraId="22C4D287" w14:textId="77777777" w:rsidR="00AC44E5" w:rsidRDefault="00AC44E5" w:rsidP="00F245CE">
      <w:pPr>
        <w:pStyle w:val="Heading2"/>
      </w:pPr>
    </w:p>
    <w:p w14:paraId="2B8E1003" w14:textId="77777777" w:rsidR="00AC44E5" w:rsidRDefault="00AC44E5" w:rsidP="00F245CE">
      <w:pPr>
        <w:pStyle w:val="Heading2"/>
      </w:pPr>
    </w:p>
    <w:p w14:paraId="5EBEA0C7" w14:textId="77777777" w:rsidR="00AC44E5" w:rsidRDefault="00AC44E5" w:rsidP="00F245CE">
      <w:pPr>
        <w:pStyle w:val="Heading2"/>
      </w:pPr>
    </w:p>
    <w:p w14:paraId="1DC34C9D" w14:textId="77777777" w:rsidR="00AC44E5" w:rsidRDefault="00AC44E5" w:rsidP="00F245CE">
      <w:pPr>
        <w:pStyle w:val="Heading2"/>
      </w:pPr>
    </w:p>
    <w:p w14:paraId="162B97DC" w14:textId="679016B0" w:rsidR="00ED7696" w:rsidRDefault="00ED7696" w:rsidP="00F245CE">
      <w:pPr>
        <w:pStyle w:val="Heading2"/>
      </w:pPr>
      <w:r>
        <w:lastRenderedPageBreak/>
        <w:t>Organization</w:t>
      </w:r>
      <w:r w:rsidR="006166F1">
        <w:t>’s</w:t>
      </w:r>
      <w:r>
        <w:t xml:space="preserve"> Certificate</w:t>
      </w:r>
      <w:bookmarkEnd w:id="12"/>
      <w:bookmarkEnd w:id="13"/>
    </w:p>
    <w:p w14:paraId="6B029D8C" w14:textId="18C3EA79" w:rsidR="00927C9E" w:rsidRDefault="00927C9E" w:rsidP="00F245CE">
      <w:pPr>
        <w:pStyle w:val="BodyText"/>
        <w:spacing w:line="276" w:lineRule="auto"/>
        <w:ind w:firstLine="0"/>
      </w:pPr>
    </w:p>
    <w:p w14:paraId="5E62E590" w14:textId="39439E9B" w:rsidR="00927C9E" w:rsidRPr="00927C9E" w:rsidRDefault="00927C9E" w:rsidP="00F245CE">
      <w:pPr>
        <w:pStyle w:val="BodyText"/>
        <w:spacing w:line="276" w:lineRule="auto"/>
        <w:ind w:firstLine="0"/>
        <w:sectPr w:rsidR="00927C9E" w:rsidRPr="00927C9E" w:rsidSect="00DB681C">
          <w:headerReference w:type="first" r:id="rId11"/>
          <w:pgSz w:w="12240" w:h="15840"/>
          <w:pgMar w:top="1440" w:right="1440" w:bottom="1440" w:left="1800" w:header="720" w:footer="720" w:gutter="0"/>
          <w:pgNumType w:fmt="lowerRoman"/>
          <w:cols w:space="720"/>
          <w:docGrid w:linePitch="360"/>
        </w:sectPr>
      </w:pPr>
    </w:p>
    <w:p w14:paraId="130DC01F" w14:textId="77777777" w:rsidR="00422711" w:rsidRDefault="00EB31B3" w:rsidP="00F245CE">
      <w:pPr>
        <w:pStyle w:val="Heading2"/>
      </w:pPr>
      <w:bookmarkStart w:id="14" w:name="_Toc195098815"/>
      <w:bookmarkStart w:id="15" w:name="_Toc210298372"/>
      <w:r w:rsidRPr="005C774C">
        <w:lastRenderedPageBreak/>
        <w:t>Student’s Declaration</w:t>
      </w:r>
      <w:bookmarkEnd w:id="14"/>
      <w:bookmarkEnd w:id="15"/>
    </w:p>
    <w:p w14:paraId="57EFF345" w14:textId="77777777" w:rsidR="00A2762E" w:rsidRPr="00AC44E5" w:rsidRDefault="00A2762E" w:rsidP="00AC44E5">
      <w:pPr>
        <w:spacing w:line="276" w:lineRule="auto"/>
      </w:pPr>
    </w:p>
    <w:p w14:paraId="76FDF18E" w14:textId="77777777" w:rsidR="00AC44E5" w:rsidRPr="00AC44E5" w:rsidRDefault="00AC44E5" w:rsidP="00AC44E5">
      <w:pPr>
        <w:spacing w:line="276" w:lineRule="auto"/>
      </w:pPr>
      <w:r w:rsidRPr="00AC44E5">
        <w:t>I, Jannatun Ferdous Jerin (ID: 21303178), a student of the Bachelor of Computer Science and Engineering (BCSE) program under the College of Engineering and Technology (CEAT) at the International University of Business Agriculture and Technology (IUBAT), hereby declare that this report on the topic “</w:t>
      </w:r>
      <w:r w:rsidRPr="00AC44E5">
        <w:rPr>
          <w:b/>
        </w:rPr>
        <w:t>Development of a Restaurant Management System for EmpowerBD</w:t>
      </w:r>
      <w:r w:rsidRPr="00AC44E5">
        <w:t>” has been prepared to fulfill the requirements of the Internship Course CSC 490, which is a partial requirement for the Bachelor of Computer Science and Engineering degree.</w:t>
      </w:r>
    </w:p>
    <w:p w14:paraId="0728D0BF" w14:textId="77777777" w:rsidR="00AC44E5" w:rsidRPr="00AC44E5" w:rsidRDefault="00AC44E5" w:rsidP="00AC44E5">
      <w:pPr>
        <w:spacing w:line="276" w:lineRule="auto"/>
      </w:pPr>
      <w:r w:rsidRPr="00AC44E5">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14:paraId="0616A895" w14:textId="77777777" w:rsidR="009C2EE8" w:rsidRPr="00AC44E5" w:rsidRDefault="009C2EE8" w:rsidP="00AC44E5">
      <w:pPr>
        <w:spacing w:line="276" w:lineRule="auto"/>
      </w:pPr>
    </w:p>
    <w:p w14:paraId="6C7BFC09" w14:textId="77777777" w:rsidR="00120A5A" w:rsidRDefault="00120A5A" w:rsidP="00F245CE">
      <w:pPr>
        <w:spacing w:after="120" w:line="276" w:lineRule="auto"/>
      </w:pPr>
    </w:p>
    <w:p w14:paraId="007A14FA" w14:textId="77777777" w:rsidR="005D3DC1" w:rsidRDefault="005D3DC1" w:rsidP="00F245CE">
      <w:pPr>
        <w:spacing w:after="120" w:line="276" w:lineRule="auto"/>
      </w:pPr>
    </w:p>
    <w:p w14:paraId="744B6789" w14:textId="77777777" w:rsidR="005D3DC1" w:rsidRDefault="005D3DC1" w:rsidP="00F245CE">
      <w:pPr>
        <w:spacing w:after="120" w:line="276" w:lineRule="auto"/>
      </w:pPr>
    </w:p>
    <w:p w14:paraId="6B80DDAD" w14:textId="77777777" w:rsidR="00120A5A" w:rsidRDefault="00120A5A" w:rsidP="00F245CE">
      <w:pPr>
        <w:spacing w:after="120" w:line="276" w:lineRule="auto"/>
      </w:pPr>
    </w:p>
    <w:p w14:paraId="49C53227" w14:textId="77777777" w:rsidR="00120A5A" w:rsidRDefault="00120A5A" w:rsidP="00F245CE">
      <w:pPr>
        <w:spacing w:after="120" w:line="276" w:lineRule="auto"/>
      </w:pPr>
    </w:p>
    <w:p w14:paraId="2D21E932" w14:textId="77777777" w:rsidR="00120A5A" w:rsidRDefault="00120A5A" w:rsidP="00F245CE">
      <w:pPr>
        <w:spacing w:after="120" w:line="276" w:lineRule="auto"/>
      </w:pPr>
    </w:p>
    <w:p w14:paraId="08FBF3A4" w14:textId="77777777" w:rsidR="006A21C9" w:rsidRPr="005C774C" w:rsidRDefault="006A21C9" w:rsidP="00F245CE">
      <w:pPr>
        <w:spacing w:before="360" w:after="0" w:line="276" w:lineRule="auto"/>
      </w:pPr>
      <w:r w:rsidRPr="005C774C">
        <w:t xml:space="preserve"> _____________</w:t>
      </w:r>
      <w:r>
        <w:tab/>
      </w:r>
      <w:r>
        <w:tab/>
      </w:r>
    </w:p>
    <w:p w14:paraId="44BE9133" w14:textId="6441B0D2" w:rsidR="006A21C9" w:rsidRPr="00AA75BD" w:rsidRDefault="00AC44E5" w:rsidP="00F245CE">
      <w:pPr>
        <w:spacing w:after="0" w:line="276" w:lineRule="auto"/>
      </w:pPr>
      <w:r>
        <w:t>Jannatun Ferdous Jerin</w:t>
      </w:r>
    </w:p>
    <w:p w14:paraId="5851CB46" w14:textId="0BB2AFDD" w:rsidR="006A21C9" w:rsidRPr="005C774C" w:rsidRDefault="00AC44E5" w:rsidP="00F245CE">
      <w:pPr>
        <w:spacing w:after="0" w:line="276" w:lineRule="auto"/>
        <w:sectPr w:rsidR="006A21C9" w:rsidRPr="005C774C" w:rsidSect="00DB681C">
          <w:pgSz w:w="12240" w:h="15840"/>
          <w:pgMar w:top="1440" w:right="1440" w:bottom="1440" w:left="1800" w:header="720" w:footer="720" w:gutter="0"/>
          <w:pgNumType w:fmt="lowerRoman"/>
          <w:cols w:space="720"/>
          <w:docGrid w:linePitch="360"/>
        </w:sectPr>
      </w:pPr>
      <w:r>
        <w:t>21303178</w:t>
      </w:r>
    </w:p>
    <w:p w14:paraId="54F01A64" w14:textId="77777777" w:rsidR="00422711" w:rsidRDefault="00EB31B3" w:rsidP="00F245CE">
      <w:pPr>
        <w:pStyle w:val="Heading2"/>
      </w:pPr>
      <w:bookmarkStart w:id="16" w:name="_Toc195098816"/>
      <w:bookmarkStart w:id="17" w:name="_Toc210298373"/>
      <w:r w:rsidRPr="005C774C">
        <w:lastRenderedPageBreak/>
        <w:t>Supervisor’s Certification</w:t>
      </w:r>
      <w:bookmarkEnd w:id="16"/>
      <w:bookmarkEnd w:id="17"/>
    </w:p>
    <w:p w14:paraId="6B28F9AE" w14:textId="77777777" w:rsidR="00A64403" w:rsidRPr="00A64403" w:rsidRDefault="00A64403" w:rsidP="00F245CE">
      <w:pPr>
        <w:pStyle w:val="BodyText"/>
        <w:spacing w:line="276" w:lineRule="auto"/>
      </w:pPr>
    </w:p>
    <w:p w14:paraId="4F3C7823" w14:textId="07CEE58C" w:rsidR="00AC44E5" w:rsidRDefault="00AC44E5" w:rsidP="00AC44E5">
      <w:pPr>
        <w:spacing w:line="276" w:lineRule="auto"/>
      </w:pPr>
      <w:r>
        <w:t>This is to certify that the practicum report titled “</w:t>
      </w:r>
      <w:r w:rsidRPr="00AC44E5">
        <w:rPr>
          <w:b/>
        </w:rPr>
        <w:t>Development of Restaurant Management System for EmpowerBD</w:t>
      </w:r>
      <w:r>
        <w:t>” has been conducted by Jannatun Ferdous Jerin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course.This report was prepared under my supervision and represents a comprehensive record of the work completed. To the best of my knowledge and based on the student’s declaration, no portion of this report has been previously submitted for any degree, diploma, or certification. Jannatun Ferdous Jerin is hereby authorized to submit this report, and I extend my best wishes for her continued success in all future endeavors.</w:t>
      </w:r>
    </w:p>
    <w:p w14:paraId="05DC7E9D" w14:textId="77777777" w:rsidR="004E5123" w:rsidRPr="005C774C" w:rsidRDefault="004E5123" w:rsidP="00F245CE">
      <w:pPr>
        <w:spacing w:line="276" w:lineRule="auto"/>
      </w:pPr>
    </w:p>
    <w:p w14:paraId="79DBAB37" w14:textId="77777777" w:rsidR="005D3DC1" w:rsidRDefault="005D3DC1" w:rsidP="00F245CE">
      <w:pPr>
        <w:spacing w:line="276" w:lineRule="auto"/>
      </w:pPr>
    </w:p>
    <w:p w14:paraId="6347762C" w14:textId="77777777" w:rsidR="00513F7D" w:rsidRDefault="00513F7D" w:rsidP="00F245CE">
      <w:pPr>
        <w:spacing w:line="276" w:lineRule="auto"/>
      </w:pPr>
    </w:p>
    <w:p w14:paraId="2C20D4D5" w14:textId="77777777" w:rsidR="00513F7D" w:rsidRDefault="00513F7D" w:rsidP="00F245CE">
      <w:pPr>
        <w:spacing w:line="276" w:lineRule="auto"/>
      </w:pPr>
    </w:p>
    <w:p w14:paraId="29498FE9" w14:textId="77777777" w:rsidR="00513F7D" w:rsidRDefault="00513F7D" w:rsidP="00F245CE">
      <w:pPr>
        <w:spacing w:line="276" w:lineRule="auto"/>
      </w:pPr>
    </w:p>
    <w:p w14:paraId="7C75DDC3" w14:textId="77777777" w:rsidR="00513F7D" w:rsidRDefault="00513F7D" w:rsidP="00F245CE">
      <w:pPr>
        <w:spacing w:line="276" w:lineRule="auto"/>
      </w:pPr>
    </w:p>
    <w:p w14:paraId="5D38759F" w14:textId="77777777" w:rsidR="00513F7D" w:rsidRDefault="00513F7D" w:rsidP="00F245CE">
      <w:pPr>
        <w:spacing w:line="276" w:lineRule="auto"/>
      </w:pPr>
    </w:p>
    <w:p w14:paraId="161B61A0" w14:textId="77777777" w:rsidR="00513F7D" w:rsidRDefault="00513F7D" w:rsidP="00F245CE">
      <w:pPr>
        <w:spacing w:line="276" w:lineRule="auto"/>
      </w:pPr>
    </w:p>
    <w:p w14:paraId="5C886D5D" w14:textId="77777777" w:rsidR="00513F7D" w:rsidRDefault="00513F7D" w:rsidP="00F245CE">
      <w:pPr>
        <w:spacing w:line="276" w:lineRule="auto"/>
      </w:pPr>
    </w:p>
    <w:p w14:paraId="2157B9C6" w14:textId="77777777" w:rsidR="00513F7D" w:rsidRDefault="00513F7D" w:rsidP="00F245CE">
      <w:pPr>
        <w:spacing w:line="276" w:lineRule="auto"/>
      </w:pPr>
    </w:p>
    <w:p w14:paraId="3C102B74" w14:textId="77777777" w:rsidR="00513F7D" w:rsidRDefault="00513F7D" w:rsidP="00F245CE">
      <w:pPr>
        <w:spacing w:line="276" w:lineRule="auto"/>
      </w:pPr>
    </w:p>
    <w:p w14:paraId="1DBF0C4E" w14:textId="77777777" w:rsidR="005D3DC1" w:rsidRDefault="005D3DC1" w:rsidP="00F245CE">
      <w:pPr>
        <w:spacing w:line="276" w:lineRule="auto"/>
      </w:pPr>
    </w:p>
    <w:p w14:paraId="40FA3C89" w14:textId="77777777" w:rsidR="00542244" w:rsidRPr="00542244" w:rsidRDefault="00542244" w:rsidP="00F245CE">
      <w:pPr>
        <w:spacing w:line="276" w:lineRule="auto"/>
        <w:rPr>
          <w:sz w:val="16"/>
        </w:rPr>
      </w:pPr>
    </w:p>
    <w:p w14:paraId="5AF11B79" w14:textId="77777777" w:rsidR="004E5123" w:rsidRPr="005C774C" w:rsidRDefault="004E5123" w:rsidP="00F245CE">
      <w:pPr>
        <w:spacing w:line="276" w:lineRule="auto"/>
      </w:pPr>
      <w:r w:rsidRPr="005C774C">
        <w:t xml:space="preserve">_______________________________  </w:t>
      </w:r>
    </w:p>
    <w:p w14:paraId="6BF94B2E" w14:textId="0722DEE0" w:rsidR="00E826CB" w:rsidRDefault="00E826CB" w:rsidP="00F245CE">
      <w:pPr>
        <w:spacing w:after="0" w:line="276" w:lineRule="auto"/>
      </w:pPr>
      <w:r w:rsidRPr="00E826CB">
        <w:t>M.</w:t>
      </w:r>
      <w:r w:rsidR="004F3F2D">
        <w:t xml:space="preserve"> </w:t>
      </w:r>
      <w:r w:rsidRPr="00E826CB">
        <w:t>M Rakibul Hasan</w:t>
      </w:r>
    </w:p>
    <w:p w14:paraId="20B16ED2" w14:textId="2EB9C6FA" w:rsidR="00927C9E" w:rsidRPr="0076595A" w:rsidRDefault="00927C9E" w:rsidP="00F245CE">
      <w:pPr>
        <w:spacing w:after="0" w:line="276" w:lineRule="auto"/>
      </w:pPr>
      <w:r w:rsidRPr="0076595A">
        <w:t xml:space="preserve">Supervisor and </w:t>
      </w:r>
      <w:r w:rsidR="00E826CB" w:rsidRPr="00E826CB">
        <w:t>Assistant Professor</w:t>
      </w:r>
    </w:p>
    <w:p w14:paraId="51F52EA7" w14:textId="77777777" w:rsidR="00927C9E" w:rsidRPr="0076595A" w:rsidRDefault="00927C9E" w:rsidP="00F245CE">
      <w:pPr>
        <w:spacing w:after="0" w:line="276" w:lineRule="auto"/>
      </w:pPr>
      <w:r w:rsidRPr="0076595A">
        <w:t>Department of Computer Science and Engineering</w:t>
      </w:r>
    </w:p>
    <w:p w14:paraId="460B97A2" w14:textId="77777777" w:rsidR="00EE0DD9" w:rsidRDefault="00927C9E" w:rsidP="00F245CE">
      <w:pPr>
        <w:pStyle w:val="BodyText"/>
        <w:spacing w:before="0" w:line="276" w:lineRule="auto"/>
        <w:ind w:firstLine="0"/>
      </w:pPr>
      <w:r w:rsidRPr="0076595A">
        <w:t>IUBAT</w:t>
      </w:r>
      <w:r w:rsidR="00E373BE">
        <w:t>—</w:t>
      </w:r>
      <w:r w:rsidRPr="0076595A">
        <w:t>International University of Business Agriculture and Technology</w:t>
      </w:r>
    </w:p>
    <w:p w14:paraId="45C4E8F5" w14:textId="77777777" w:rsidR="00EE0DD9" w:rsidRDefault="00EE0DD9" w:rsidP="00F245CE">
      <w:pPr>
        <w:pStyle w:val="BodyText"/>
        <w:spacing w:before="0" w:line="276" w:lineRule="auto"/>
        <w:ind w:firstLine="0"/>
        <w:sectPr w:rsidR="00EE0DD9" w:rsidSect="00DB681C">
          <w:headerReference w:type="first" r:id="rId12"/>
          <w:pgSz w:w="12240" w:h="15840"/>
          <w:pgMar w:top="1440" w:right="1440" w:bottom="1440" w:left="1800" w:header="720" w:footer="720" w:gutter="0"/>
          <w:pgNumType w:fmt="lowerRoman"/>
          <w:cols w:space="720"/>
          <w:docGrid w:linePitch="360"/>
        </w:sectPr>
      </w:pPr>
    </w:p>
    <w:p w14:paraId="2E29E74E" w14:textId="77777777" w:rsidR="0025522D" w:rsidRDefault="0025522D" w:rsidP="00F245CE">
      <w:pPr>
        <w:pStyle w:val="Heading2"/>
      </w:pPr>
      <w:bookmarkStart w:id="18" w:name="_Toc195098817"/>
      <w:bookmarkStart w:id="19" w:name="_Toc210298374"/>
      <w:r w:rsidRPr="005C774C">
        <w:lastRenderedPageBreak/>
        <w:t>Abstract</w:t>
      </w:r>
      <w:bookmarkEnd w:id="18"/>
      <w:bookmarkEnd w:id="19"/>
    </w:p>
    <w:p w14:paraId="08247FB7" w14:textId="77777777" w:rsidR="00116D84" w:rsidRDefault="00116D84" w:rsidP="00116D84">
      <w:pPr>
        <w:pStyle w:val="Heading2"/>
        <w:jc w:val="both"/>
        <w:rPr>
          <w:rFonts w:eastAsiaTheme="minorHAnsi" w:cs="Times New Roman"/>
          <w:b w:val="0"/>
          <w:sz w:val="24"/>
          <w:szCs w:val="24"/>
          <w:shd w:val="clear" w:color="auto" w:fill="FFFFFF"/>
        </w:rPr>
      </w:pPr>
      <w:bookmarkStart w:id="20" w:name="_Toc195098818"/>
      <w:bookmarkStart w:id="21" w:name="_Toc210298375"/>
    </w:p>
    <w:p w14:paraId="1E42A959" w14:textId="638186EE" w:rsidR="00116D84" w:rsidRPr="00116D84" w:rsidRDefault="00116D84" w:rsidP="00116D84">
      <w:pPr>
        <w:pStyle w:val="Heading2"/>
        <w:jc w:val="both"/>
        <w:rPr>
          <w:rFonts w:eastAsia="Times New Roman" w:cs="Times New Roman"/>
          <w:b w:val="0"/>
          <w:sz w:val="24"/>
          <w:szCs w:val="24"/>
        </w:rPr>
      </w:pPr>
      <w:r>
        <w:rPr>
          <w:rFonts w:eastAsiaTheme="minorHAnsi" w:cs="Times New Roman"/>
          <w:b w:val="0"/>
          <w:sz w:val="24"/>
          <w:szCs w:val="24"/>
          <w:shd w:val="clear" w:color="auto" w:fill="FFFFFF"/>
        </w:rPr>
        <w:t xml:space="preserve">   </w:t>
      </w:r>
      <w:r w:rsidRPr="00116D84">
        <w:rPr>
          <w:rFonts w:eastAsia="Times New Roman" w:cs="Times New Roman"/>
          <w:b w:val="0"/>
          <w:sz w:val="24"/>
          <w:szCs w:val="24"/>
        </w:rPr>
        <w:t>The "Development of a Restaurant Management System for EmpowerBD" is a comprehensive web-based platform designed to simplify and optimize restaurant operations. Built using Laravel, Bootstrap, and MySQL (with XAMPP for local development), the system automates essential daily tasks such as order management, inventory tracking, payment processing, and business reporting. It is engineered to handle all aspects of restaurant workflow—from managing customer orders and payments to generating sales reports and monitoring inventory levels—minimizing manual intervention and reducing operational errors.</w:t>
      </w:r>
    </w:p>
    <w:p w14:paraId="650C5F16" w14:textId="244C8A00" w:rsidR="00116D84" w:rsidRPr="00116D84" w:rsidRDefault="00116D84" w:rsidP="00116D84">
      <w:pPr>
        <w:pStyle w:val="Heading2"/>
        <w:jc w:val="both"/>
        <w:rPr>
          <w:rFonts w:eastAsia="Times New Roman" w:cs="Times New Roman"/>
          <w:b w:val="0"/>
          <w:sz w:val="24"/>
          <w:szCs w:val="24"/>
        </w:rPr>
      </w:pPr>
      <w:r w:rsidRPr="00116D84">
        <w:rPr>
          <w:rFonts w:eastAsia="Times New Roman" w:cs="Times New Roman"/>
          <w:b w:val="0"/>
          <w:sz w:val="24"/>
          <w:szCs w:val="24"/>
        </w:rPr>
        <w:t>The primary objective of this system is to eliminate the inefficiencies and mistakes associated with manual processes. Restaurant staff can efficiently track customer orders, process payments, and monitor inventory in real time, resulting in smoother operations and fewer errors. The system also empowers managers with detailed, data-driven reports, including daily sales summaries, inventory status, and operational insights, enabling informed decision-making and continuous performance improvement.</w:t>
      </w:r>
    </w:p>
    <w:p w14:paraId="34E8056C" w14:textId="4182BF67" w:rsidR="00116D84" w:rsidRPr="00116D84" w:rsidRDefault="00116D84" w:rsidP="00116D84">
      <w:pPr>
        <w:pStyle w:val="Heading2"/>
        <w:jc w:val="both"/>
        <w:rPr>
          <w:rFonts w:eastAsia="Times New Roman" w:cs="Times New Roman"/>
          <w:b w:val="0"/>
          <w:sz w:val="24"/>
          <w:szCs w:val="24"/>
        </w:rPr>
      </w:pPr>
      <w:r w:rsidRPr="00116D84">
        <w:rPr>
          <w:rFonts w:eastAsia="Times New Roman" w:cs="Times New Roman"/>
          <w:b w:val="0"/>
          <w:sz w:val="24"/>
          <w:szCs w:val="24"/>
        </w:rPr>
        <w:t>Laravel ensures a secure, scalable, and efficient backend, while Bootstrap provides a responsive and user-friendly interface. MySQL serves as the reliable database for storing orders, payments, and inventory records. Together, these technologies deliver a seamless experience for both employees and management.</w:t>
      </w:r>
    </w:p>
    <w:p w14:paraId="4424DF52" w14:textId="77777777" w:rsidR="00116D84" w:rsidRPr="00116D84" w:rsidRDefault="00116D84" w:rsidP="00116D84">
      <w:pPr>
        <w:pStyle w:val="Heading2"/>
        <w:jc w:val="both"/>
        <w:rPr>
          <w:rFonts w:eastAsia="Times New Roman" w:cs="Times New Roman"/>
          <w:b w:val="0"/>
          <w:sz w:val="24"/>
          <w:szCs w:val="24"/>
        </w:rPr>
      </w:pPr>
      <w:r w:rsidRPr="00116D84">
        <w:rPr>
          <w:rFonts w:eastAsia="Times New Roman" w:cs="Times New Roman"/>
          <w:b w:val="0"/>
          <w:sz w:val="24"/>
          <w:szCs w:val="24"/>
        </w:rPr>
        <w:t>The current system significantly enhances accuracy, transparency, and speed in restaurant operations. Future enhancements may include mobile access, advanced analytics, and integration with third-party services. Overall, this Restaurant Management System improves customer satisfaction and operational efficiency, giving restaurant owners the confidence to manage their business effectively.</w:t>
      </w:r>
    </w:p>
    <w:p w14:paraId="55981385" w14:textId="77777777" w:rsidR="00116D84" w:rsidRPr="00116D84" w:rsidRDefault="00116D84" w:rsidP="00116D84">
      <w:pPr>
        <w:pStyle w:val="Heading2"/>
        <w:rPr>
          <w:rFonts w:eastAsia="Times New Roman" w:cs="Times New Roman"/>
          <w:b w:val="0"/>
          <w:sz w:val="24"/>
          <w:szCs w:val="24"/>
        </w:rPr>
      </w:pPr>
    </w:p>
    <w:p w14:paraId="2BCF1D4A" w14:textId="77777777" w:rsidR="00116D84" w:rsidRDefault="00116D84" w:rsidP="00116D84">
      <w:pPr>
        <w:pStyle w:val="Heading2"/>
        <w:rPr>
          <w:rFonts w:eastAsia="Times New Roman" w:cs="Times New Roman"/>
          <w:b w:val="0"/>
          <w:sz w:val="24"/>
          <w:szCs w:val="24"/>
        </w:rPr>
      </w:pPr>
      <w:r w:rsidRPr="00116D84">
        <w:rPr>
          <w:rFonts w:eastAsia="Times New Roman" w:cs="Times New Roman"/>
          <w:b w:val="0"/>
          <w:sz w:val="24"/>
          <w:szCs w:val="24"/>
        </w:rPr>
        <w:t>-</w:t>
      </w:r>
    </w:p>
    <w:p w14:paraId="3363ED55" w14:textId="77777777" w:rsidR="00116D84" w:rsidRDefault="00116D84" w:rsidP="00116D84">
      <w:pPr>
        <w:pStyle w:val="Heading2"/>
        <w:rPr>
          <w:rFonts w:eastAsia="Times New Roman" w:cs="Times New Roman"/>
          <w:b w:val="0"/>
          <w:sz w:val="24"/>
          <w:szCs w:val="24"/>
        </w:rPr>
      </w:pPr>
    </w:p>
    <w:p w14:paraId="4AAE656D" w14:textId="77777777" w:rsidR="00116D84" w:rsidRDefault="00116D84" w:rsidP="00116D84">
      <w:pPr>
        <w:pStyle w:val="Heading2"/>
        <w:rPr>
          <w:rFonts w:eastAsia="Times New Roman" w:cs="Times New Roman"/>
          <w:b w:val="0"/>
          <w:sz w:val="24"/>
          <w:szCs w:val="24"/>
        </w:rPr>
      </w:pPr>
    </w:p>
    <w:p w14:paraId="1F95E956" w14:textId="41001395" w:rsidR="00116D84" w:rsidRDefault="00116D84" w:rsidP="00116D84">
      <w:pPr>
        <w:pStyle w:val="Heading2"/>
        <w:rPr>
          <w:rFonts w:eastAsia="Times New Roman" w:cs="Times New Roman"/>
          <w:b w:val="0"/>
          <w:sz w:val="24"/>
          <w:szCs w:val="24"/>
        </w:rPr>
      </w:pPr>
    </w:p>
    <w:p w14:paraId="3AFC1771" w14:textId="1CB17A9E" w:rsidR="00116D84" w:rsidRDefault="00116D84" w:rsidP="00116D84">
      <w:pPr>
        <w:pStyle w:val="BodyText"/>
      </w:pPr>
    </w:p>
    <w:p w14:paraId="5FB9B69E" w14:textId="4C0C1E71" w:rsidR="00116D84" w:rsidRDefault="00116D84" w:rsidP="00116D84">
      <w:pPr>
        <w:pStyle w:val="BodyText"/>
      </w:pPr>
    </w:p>
    <w:p w14:paraId="07F8BFAD" w14:textId="77777777" w:rsidR="00116D84" w:rsidRPr="00116D84" w:rsidRDefault="00116D84" w:rsidP="00116D84">
      <w:pPr>
        <w:pStyle w:val="BodyText"/>
      </w:pPr>
    </w:p>
    <w:p w14:paraId="2B30E2AA" w14:textId="77777777" w:rsidR="00116D84" w:rsidRDefault="00116D84" w:rsidP="00116D84">
      <w:pPr>
        <w:pStyle w:val="Heading2"/>
        <w:rPr>
          <w:rFonts w:eastAsia="Times New Roman" w:cs="Times New Roman"/>
          <w:b w:val="0"/>
          <w:sz w:val="24"/>
          <w:szCs w:val="24"/>
        </w:rPr>
      </w:pPr>
    </w:p>
    <w:p w14:paraId="44F7AEF4" w14:textId="2F1D320B" w:rsidR="00422711" w:rsidRDefault="00422711" w:rsidP="00116D84">
      <w:pPr>
        <w:pStyle w:val="Heading2"/>
      </w:pPr>
      <w:r w:rsidRPr="005C774C">
        <w:lastRenderedPageBreak/>
        <w:t>Acknowledgments</w:t>
      </w:r>
      <w:bookmarkEnd w:id="20"/>
      <w:bookmarkEnd w:id="21"/>
    </w:p>
    <w:p w14:paraId="58B6449A" w14:textId="77777777" w:rsidR="00E0322F" w:rsidRPr="00E0322F" w:rsidRDefault="00E0322F" w:rsidP="00F245CE">
      <w:pPr>
        <w:pStyle w:val="BodyText"/>
        <w:spacing w:line="276" w:lineRule="auto"/>
      </w:pPr>
    </w:p>
    <w:p w14:paraId="41D8E793" w14:textId="77777777" w:rsidR="00116D84" w:rsidRDefault="00116D84" w:rsidP="00116D84">
      <w:pPr>
        <w:pStyle w:val="BodyText"/>
        <w:spacing w:line="276" w:lineRule="auto"/>
        <w:ind w:firstLine="0"/>
      </w:pPr>
      <w:r>
        <w:t>In the name of ALLAH, the Most Merciful and Gracious, I present this report on the project titled “Point of Sale System for Restaurant.” This work would not have been possible without the support and guidance of many people.</w:t>
      </w:r>
    </w:p>
    <w:p w14:paraId="534C6CBB" w14:textId="4B0960F1" w:rsidR="00116D84" w:rsidRDefault="00116D84" w:rsidP="00116D84">
      <w:pPr>
        <w:pStyle w:val="BodyText"/>
        <w:spacing w:line="276" w:lineRule="auto"/>
        <w:ind w:firstLine="0"/>
      </w:pPr>
      <w:r>
        <w:t>First, I sincerely thank our respected Chairman, Prof. Dr. Utpal Kanti Das, whose inspiration and encouragement motivated me to complete this project with dedication.</w:t>
      </w:r>
    </w:p>
    <w:p w14:paraId="70AC65AC" w14:textId="07BE971F" w:rsidR="00116D84" w:rsidRDefault="00116D84" w:rsidP="00116D84">
      <w:pPr>
        <w:pStyle w:val="BodyText"/>
        <w:spacing w:line="276" w:lineRule="auto"/>
        <w:ind w:firstLine="0"/>
      </w:pPr>
      <w:r>
        <w:t>I am also deeply grateful to my Coordinators, Md. Rashedul Islam, Associate Professor, and Shahinur Alam, Assistant Professor, Department of Computer Science and Engineering, IUBAT. Their guidance and feedback were essential in shaping this report.</w:t>
      </w:r>
    </w:p>
    <w:p w14:paraId="4F826FA8" w14:textId="00B137C2" w:rsidR="00116D84" w:rsidRDefault="00116D84" w:rsidP="00116D84">
      <w:pPr>
        <w:pStyle w:val="BodyText"/>
        <w:spacing w:line="276" w:lineRule="auto"/>
        <w:ind w:firstLine="0"/>
      </w:pPr>
      <w:r>
        <w:t>Special thanks go to my Supervisor, M. M Rakibul Hasan, Assistant Professor, Department of Computer Science and Engineering, IUBAT, for his valuable suggestions and continuous support. His mentorship was a great source of learning and motivation.</w:t>
      </w:r>
    </w:p>
    <w:p w14:paraId="27D12B17" w14:textId="6E8668A4" w:rsidR="00116D84" w:rsidRDefault="00116D84" w:rsidP="00116D84">
      <w:pPr>
        <w:pStyle w:val="BodyText"/>
        <w:spacing w:line="276" w:lineRule="auto"/>
        <w:ind w:firstLine="0"/>
      </w:pPr>
      <w:r>
        <w:t>I also appreciate my friends and classmates for their helpful feedback and encouragement throughout different stages of the project.</w:t>
      </w:r>
    </w:p>
    <w:p w14:paraId="1D702F4D" w14:textId="1C1BEC25" w:rsidR="00116D84" w:rsidRDefault="00116D84" w:rsidP="00116D84">
      <w:pPr>
        <w:pStyle w:val="BodyText"/>
        <w:spacing w:line="276" w:lineRule="auto"/>
        <w:ind w:firstLine="0"/>
      </w:pPr>
      <w:r>
        <w:t>Above all, I am forever thankful to my parents for their unconditional love, prayers, and constant support. Their blessings have been the true driving force behind my journey.</w:t>
      </w:r>
    </w:p>
    <w:p w14:paraId="2540C5EB" w14:textId="1BE437B1" w:rsidR="00E9460B" w:rsidRPr="005C774C" w:rsidRDefault="00E9460B" w:rsidP="00F245CE">
      <w:pPr>
        <w:pStyle w:val="BodyText"/>
        <w:spacing w:line="276" w:lineRule="auto"/>
        <w:ind w:firstLine="0"/>
        <w:sectPr w:rsidR="00E9460B" w:rsidRPr="005C774C" w:rsidSect="00DB681C">
          <w:headerReference w:type="first" r:id="rId13"/>
          <w:pgSz w:w="12240" w:h="15840"/>
          <w:pgMar w:top="1440" w:right="1440" w:bottom="1440" w:left="1800" w:header="720" w:footer="720" w:gutter="0"/>
          <w:pgNumType w:fmt="lowerRoman"/>
          <w:cols w:space="720"/>
          <w:docGrid w:linePitch="360"/>
        </w:sectPr>
      </w:pPr>
    </w:p>
    <w:p w14:paraId="1015F001" w14:textId="35C43A84" w:rsidR="00567AEA" w:rsidRDefault="00567AEA" w:rsidP="00F245CE">
      <w:pPr>
        <w:pStyle w:val="BodyText"/>
        <w:spacing w:before="0" w:line="276" w:lineRule="auto"/>
        <w:ind w:firstLine="0"/>
        <w:sectPr w:rsidR="00567AEA" w:rsidSect="00DB681C">
          <w:pgSz w:w="12240" w:h="15840"/>
          <w:pgMar w:top="1440" w:right="1440" w:bottom="1440" w:left="1800" w:header="720" w:footer="720" w:gutter="0"/>
          <w:pgNumType w:fmt="lowerRoman"/>
          <w:cols w:space="720"/>
          <w:docGrid w:linePitch="360"/>
        </w:sectPr>
      </w:pPr>
    </w:p>
    <w:p w14:paraId="34A51FB8" w14:textId="77777777" w:rsidR="005E62DF" w:rsidRPr="00815A65" w:rsidRDefault="005E62DF" w:rsidP="00F245CE">
      <w:pPr>
        <w:spacing w:after="0" w:line="276" w:lineRule="auto"/>
      </w:pPr>
    </w:p>
    <w:p w14:paraId="3DBEA904" w14:textId="77777777" w:rsidR="002009F1" w:rsidRDefault="002009F1" w:rsidP="00F245CE">
      <w:pPr>
        <w:spacing w:after="0" w:line="276" w:lineRule="auto"/>
      </w:pPr>
    </w:p>
    <w:p w14:paraId="5666C9C1" w14:textId="77777777" w:rsidR="002009F1" w:rsidRDefault="002009F1" w:rsidP="00F245CE">
      <w:pPr>
        <w:spacing w:after="0" w:line="276" w:lineRule="auto"/>
      </w:pPr>
    </w:p>
    <w:p w14:paraId="4056E002" w14:textId="77777777" w:rsidR="002009F1" w:rsidRDefault="002009F1" w:rsidP="00F245CE">
      <w:pPr>
        <w:spacing w:after="0" w:line="276" w:lineRule="auto"/>
      </w:pPr>
    </w:p>
    <w:p w14:paraId="5FDC7FF8" w14:textId="77777777" w:rsidR="002009F1" w:rsidRDefault="002009F1" w:rsidP="00F245CE">
      <w:pPr>
        <w:spacing w:after="0" w:line="276" w:lineRule="auto"/>
      </w:pPr>
    </w:p>
    <w:p w14:paraId="292645BB" w14:textId="77777777" w:rsidR="002009F1" w:rsidRDefault="002009F1" w:rsidP="00F245CE">
      <w:pPr>
        <w:spacing w:after="0" w:line="276" w:lineRule="auto"/>
      </w:pPr>
    </w:p>
    <w:p w14:paraId="3C4DDB58" w14:textId="77777777" w:rsidR="002009F1" w:rsidRDefault="002009F1" w:rsidP="00F245CE">
      <w:pPr>
        <w:spacing w:after="0" w:line="276" w:lineRule="auto"/>
      </w:pPr>
    </w:p>
    <w:p w14:paraId="11E49298" w14:textId="77777777" w:rsidR="002009F1" w:rsidRDefault="002009F1" w:rsidP="00F245CE">
      <w:pPr>
        <w:spacing w:after="0" w:line="276" w:lineRule="auto"/>
      </w:pPr>
    </w:p>
    <w:p w14:paraId="08D8799C" w14:textId="77777777" w:rsidR="002009F1" w:rsidRDefault="002009F1" w:rsidP="00F245CE">
      <w:pPr>
        <w:spacing w:after="0" w:line="276" w:lineRule="auto"/>
      </w:pPr>
    </w:p>
    <w:p w14:paraId="73BE0579" w14:textId="77777777" w:rsidR="002009F1" w:rsidRDefault="002009F1" w:rsidP="00F245CE">
      <w:pPr>
        <w:spacing w:after="0" w:line="276" w:lineRule="auto"/>
      </w:pPr>
    </w:p>
    <w:p w14:paraId="5BE4EED0" w14:textId="77777777" w:rsidR="002009F1" w:rsidRDefault="002009F1" w:rsidP="00F245CE">
      <w:pPr>
        <w:spacing w:after="0" w:line="276" w:lineRule="auto"/>
      </w:pPr>
    </w:p>
    <w:p w14:paraId="78AA8524" w14:textId="77777777" w:rsidR="002009F1" w:rsidRDefault="002009F1" w:rsidP="00F245CE">
      <w:pPr>
        <w:spacing w:after="0" w:line="276" w:lineRule="auto"/>
      </w:pPr>
    </w:p>
    <w:p w14:paraId="40C29F47" w14:textId="77777777" w:rsidR="002009F1" w:rsidRDefault="002009F1" w:rsidP="00F245CE">
      <w:pPr>
        <w:spacing w:after="0" w:line="276" w:lineRule="auto"/>
      </w:pPr>
    </w:p>
    <w:p w14:paraId="35927880" w14:textId="3B50FBD8" w:rsidR="00CF000B" w:rsidRPr="002009F1" w:rsidRDefault="00CF000B" w:rsidP="00F245CE">
      <w:pPr>
        <w:pStyle w:val="Heading2"/>
      </w:pPr>
      <w:bookmarkStart w:id="22" w:name="_Toc144483464"/>
      <w:bookmarkStart w:id="23" w:name="_Toc144487483"/>
      <w:bookmarkStart w:id="24" w:name="_Toc144490876"/>
      <w:bookmarkStart w:id="25" w:name="_Toc144491864"/>
      <w:bookmarkStart w:id="26" w:name="_Toc159358176"/>
      <w:bookmarkStart w:id="27" w:name="_Toc193208437"/>
      <w:bookmarkStart w:id="28" w:name="_Toc195093258"/>
      <w:bookmarkStart w:id="29" w:name="_Toc195094754"/>
      <w:bookmarkStart w:id="30" w:name="_Toc195098821"/>
      <w:bookmarkStart w:id="31" w:name="_Toc195099575"/>
      <w:bookmarkStart w:id="32" w:name="_Toc196315641"/>
      <w:bookmarkStart w:id="33" w:name="_Toc196315798"/>
      <w:bookmarkStart w:id="34" w:name="_Toc196330124"/>
      <w:bookmarkStart w:id="35" w:name="_Toc196333789"/>
      <w:bookmarkStart w:id="36" w:name="_Toc196334853"/>
      <w:bookmarkStart w:id="37" w:name="_Toc210298379"/>
      <w:r>
        <w:t>Chapter 1</w:t>
      </w:r>
      <w:bookmarkEnd w:id="22"/>
      <w:bookmarkEnd w:id="23"/>
      <w:bookmarkEnd w:id="24"/>
      <w:bookmarkEnd w:id="25"/>
      <w:bookmarkEnd w:id="26"/>
      <w:bookmarkEnd w:id="27"/>
      <w:bookmarkEnd w:id="28"/>
      <w:bookmarkEnd w:id="29"/>
      <w:bookmarkEnd w:id="30"/>
      <w:bookmarkEnd w:id="31"/>
      <w:bookmarkEnd w:id="32"/>
      <w:r>
        <w:t>.</w:t>
      </w:r>
      <w:bookmarkStart w:id="38" w:name="_Toc195098822"/>
      <w:bookmarkEnd w:id="33"/>
      <w:bookmarkEnd w:id="34"/>
      <w:bookmarkEnd w:id="35"/>
      <w:bookmarkEnd w:id="36"/>
      <w:r w:rsidR="00D32189">
        <w:t xml:space="preserve"> </w:t>
      </w:r>
      <w:r w:rsidRPr="005C774C">
        <w:t>Introduction</w:t>
      </w:r>
      <w:bookmarkEnd w:id="37"/>
      <w:bookmarkEnd w:id="38"/>
    </w:p>
    <w:p w14:paraId="29C95963" w14:textId="77777777" w:rsidR="00815A65" w:rsidRDefault="00815A65" w:rsidP="00F245CE">
      <w:pPr>
        <w:spacing w:after="0" w:line="276" w:lineRule="auto"/>
      </w:pPr>
    </w:p>
    <w:p w14:paraId="2C76E5DC" w14:textId="77777777" w:rsidR="002009F1" w:rsidRDefault="002009F1" w:rsidP="00F245CE">
      <w:pPr>
        <w:spacing w:after="0" w:line="276" w:lineRule="auto"/>
      </w:pPr>
    </w:p>
    <w:p w14:paraId="685CF9EB" w14:textId="77777777" w:rsidR="002009F1" w:rsidRDefault="002009F1" w:rsidP="00F245CE">
      <w:pPr>
        <w:spacing w:after="0" w:line="276" w:lineRule="auto"/>
      </w:pPr>
    </w:p>
    <w:p w14:paraId="51EC93C5" w14:textId="77777777" w:rsidR="002009F1" w:rsidRDefault="002009F1" w:rsidP="00F245CE">
      <w:pPr>
        <w:spacing w:after="0" w:line="276" w:lineRule="auto"/>
      </w:pPr>
    </w:p>
    <w:p w14:paraId="7BEDDFE1" w14:textId="77777777" w:rsidR="002009F1" w:rsidRDefault="002009F1" w:rsidP="00F245CE">
      <w:pPr>
        <w:spacing w:after="0" w:line="276" w:lineRule="auto"/>
      </w:pPr>
    </w:p>
    <w:p w14:paraId="6FB2A97B" w14:textId="77777777" w:rsidR="002009F1" w:rsidRDefault="002009F1" w:rsidP="00F245CE">
      <w:pPr>
        <w:spacing w:after="0" w:line="276" w:lineRule="auto"/>
      </w:pPr>
    </w:p>
    <w:p w14:paraId="341CBF82" w14:textId="77777777" w:rsidR="002009F1" w:rsidRDefault="002009F1" w:rsidP="00F245CE">
      <w:pPr>
        <w:spacing w:after="0" w:line="276" w:lineRule="auto"/>
      </w:pPr>
    </w:p>
    <w:p w14:paraId="4DEBA063" w14:textId="77777777" w:rsidR="002009F1" w:rsidRDefault="002009F1" w:rsidP="00F245CE">
      <w:pPr>
        <w:spacing w:after="0" w:line="276" w:lineRule="auto"/>
      </w:pPr>
    </w:p>
    <w:p w14:paraId="08EA92FA" w14:textId="1BE89F3A" w:rsidR="00F03BCE" w:rsidRDefault="00236F70" w:rsidP="00F245CE">
      <w:pPr>
        <w:spacing w:after="0" w:line="276" w:lineRule="auto"/>
      </w:pPr>
      <w:r>
        <w:br w:type="page"/>
      </w:r>
    </w:p>
    <w:p w14:paraId="0B9FDE56" w14:textId="18C8DA80" w:rsidR="00A753B8" w:rsidRPr="00703C54" w:rsidRDefault="00703C54" w:rsidP="00703C54">
      <w:pPr>
        <w:spacing w:before="100" w:beforeAutospacing="1" w:after="100" w:afterAutospacing="1" w:line="240" w:lineRule="auto"/>
        <w:rPr>
          <w:rFonts w:eastAsia="Times New Roman"/>
        </w:rPr>
      </w:pPr>
      <w:bookmarkStart w:id="39" w:name="_Toc195098823"/>
      <w:r w:rsidRPr="00141324">
        <w:rPr>
          <w:rFonts w:eastAsia="Times New Roman"/>
        </w:rPr>
        <w:lastRenderedPageBreak/>
        <w:t>The modern food service industry demands rapid service delivery, impeccable accuracy, and transparent data tracking. Relying on pen-and-paper methods or disjointed legacy software often results in miscommunications between the waitstaff and the kitchen, inventory mismatches, and inaccurate billing. To systematically eliminate these operational bottlenecks, the "Restaurant Management System" was conceptualized and developed. Built utilizing a modern technology stack—React.js, Laravel, and MySQL—this system centralizes all restaurant activities into a singl</w:t>
      </w:r>
      <w:r>
        <w:rPr>
          <w:rFonts w:eastAsia="Times New Roman"/>
        </w:rPr>
        <w:t>e, cohesive digital environment</w:t>
      </w:r>
      <w:r w:rsidR="00421710">
        <w:t>.</w:t>
      </w:r>
    </w:p>
    <w:p w14:paraId="04807BFF" w14:textId="1E003DE1" w:rsidR="007F758C" w:rsidRPr="001E5569" w:rsidRDefault="006E594A" w:rsidP="00896114">
      <w:pPr>
        <w:pStyle w:val="Heading4"/>
      </w:pPr>
      <w:bookmarkStart w:id="40" w:name="_Toc210298380"/>
      <w:r w:rsidRPr="001E5569">
        <w:t xml:space="preserve">1.1 </w:t>
      </w:r>
      <w:r w:rsidR="003E44ED" w:rsidRPr="001E5569">
        <w:t>Background of the Study</w:t>
      </w:r>
      <w:bookmarkEnd w:id="39"/>
      <w:bookmarkEnd w:id="40"/>
      <w:r w:rsidR="004E6BC8" w:rsidRPr="001E5569">
        <w:t xml:space="preserve"> </w:t>
      </w:r>
    </w:p>
    <w:p w14:paraId="583F4D9C" w14:textId="77777777" w:rsidR="00703C54" w:rsidRPr="00141324" w:rsidRDefault="00703C54" w:rsidP="00703C54">
      <w:pPr>
        <w:spacing w:before="100" w:beforeAutospacing="1" w:after="100" w:afterAutospacing="1" w:line="240" w:lineRule="auto"/>
        <w:rPr>
          <w:rFonts w:eastAsia="Times New Roman"/>
        </w:rPr>
      </w:pPr>
      <w:bookmarkStart w:id="41" w:name="_Toc195098825"/>
      <w:r w:rsidRPr="00141324">
        <w:rPr>
          <w:rFonts w:eastAsia="Times New Roman"/>
        </w:rPr>
        <w:t>Operating a restaurant involves managing a complex web of simultaneous activities. Staff members must handle customer seating, record specific dietary preferences, communicate orders to culinary teams, finalize bills, and track the depletion of raw materials. Traditionally, these processes operate in silos. A waiter’s notepad does not automatically update the kitchen’s queue or the manager’s inventory ledger. As business scales, these manual gaps translate into significant revenue loss and decreased customer satisfaction. The development of this unified management system bridges these gaps, allowing data to flow instantaneously from the customer’s table to the kitchen display and the management’s reporting dashboard.</w:t>
      </w:r>
    </w:p>
    <w:p w14:paraId="07E63A38" w14:textId="376C332D" w:rsidR="00421710" w:rsidRPr="00421710" w:rsidRDefault="00421710" w:rsidP="00AB1127">
      <w:pPr>
        <w:spacing w:before="100" w:beforeAutospacing="1" w:after="100" w:afterAutospacing="1" w:line="276" w:lineRule="auto"/>
        <w:rPr>
          <w:rFonts w:eastAsia="Times New Roman"/>
        </w:rPr>
      </w:pPr>
      <w:r w:rsidRPr="00421710">
        <w:rPr>
          <w:rFonts w:eastAsia="Times New Roman"/>
        </w:rPr>
        <w:t xml:space="preserve">The </w:t>
      </w:r>
      <w:r w:rsidR="00AB1127" w:rsidRPr="00AB1127">
        <w:rPr>
          <w:rFonts w:eastAsia="Times New Roman"/>
          <w:b/>
          <w:bCs/>
        </w:rPr>
        <w:t>"Development of a Restaurant Point of Sale System</w:t>
      </w:r>
      <w:r w:rsidR="00AB1127">
        <w:rPr>
          <w:rFonts w:eastAsia="Times New Roman"/>
          <w:b/>
          <w:bCs/>
        </w:rPr>
        <w:t>”</w:t>
      </w:r>
      <w:r w:rsidR="00AB1127" w:rsidRPr="00AB1127">
        <w:rPr>
          <w:rFonts w:eastAsia="Times New Roman"/>
          <w:b/>
          <w:bCs/>
        </w:rPr>
        <w:t xml:space="preserve"> </w:t>
      </w:r>
      <w:r w:rsidRPr="00421710">
        <w:rPr>
          <w:rFonts w:eastAsia="Times New Roman"/>
        </w:rPr>
        <w:t>was built to meet these needs. It automates everything—from order taking and inventory management to payment processing and report generation. By replacing manual processes with automation, restaurants can streamline their operations, reduce errors, increase customer satisfaction, and provide better service</w:t>
      </w:r>
      <w:r w:rsidR="00AB1127">
        <w:rPr>
          <w:rFonts w:eastAsia="Times New Roman"/>
        </w:rPr>
        <w:t xml:space="preserve"> </w:t>
      </w:r>
      <w:r w:rsidR="00AB1127">
        <w:rPr>
          <w:rFonts w:ascii="MS Mincho" w:eastAsia="MS Mincho" w:hAnsi="MS Mincho" w:cs="MS Mincho"/>
        </w:rPr>
        <w:t>[</w:t>
      </w:r>
      <w:r w:rsidRPr="00421710">
        <w:rPr>
          <w:rFonts w:eastAsia="Times New Roman"/>
        </w:rPr>
        <w:t>4</w:t>
      </w:r>
      <w:r w:rsidR="00AB1127">
        <w:rPr>
          <w:rFonts w:ascii="MS Mincho" w:eastAsia="MS Mincho" w:hAnsi="MS Mincho" w:cs="MS Mincho"/>
        </w:rPr>
        <w:t>]</w:t>
      </w:r>
      <w:r w:rsidRPr="00421710">
        <w:rPr>
          <w:rFonts w:eastAsia="Times New Roman"/>
        </w:rPr>
        <w:t>.</w:t>
      </w:r>
    </w:p>
    <w:p w14:paraId="314CBE1E" w14:textId="4A43C03F" w:rsidR="005E62DF" w:rsidRDefault="005E62DF" w:rsidP="00896114">
      <w:pPr>
        <w:pStyle w:val="Heading4"/>
      </w:pPr>
      <w:bookmarkStart w:id="42" w:name="_Toc210298381"/>
      <w:r>
        <w:t>1.</w:t>
      </w:r>
      <w:r w:rsidR="007E1112">
        <w:t>2</w:t>
      </w:r>
      <w:r>
        <w:t xml:space="preserve"> Methodolog</w:t>
      </w:r>
      <w:r w:rsidR="003E44ED">
        <w:t>y</w:t>
      </w:r>
      <w:bookmarkEnd w:id="41"/>
      <w:bookmarkEnd w:id="42"/>
    </w:p>
    <w:p w14:paraId="02841D00" w14:textId="1012352F" w:rsidR="00AF5617" w:rsidRPr="00AF5617" w:rsidRDefault="00AF5617" w:rsidP="00AB1127">
      <w:pPr>
        <w:spacing w:before="100" w:beforeAutospacing="1" w:after="100" w:afterAutospacing="1" w:line="276" w:lineRule="auto"/>
        <w:rPr>
          <w:rFonts w:eastAsia="Times New Roman"/>
        </w:rPr>
      </w:pPr>
      <w:bookmarkStart w:id="43" w:name="_Toc195098826"/>
      <w:r w:rsidRPr="00AF5617">
        <w:rPr>
          <w:rFonts w:eastAsia="Times New Roman"/>
        </w:rPr>
        <w:t>This project's methodology integrated knowledge derived from research with real-world application. Iterative steps were used to carry out the development process, where every feature, including order management, payment processing, inventory control, and user roles, was put into use, examined, and refined</w:t>
      </w:r>
      <w:r w:rsidR="00D04B4C">
        <w:rPr>
          <w:rFonts w:eastAsia="Times New Roman"/>
        </w:rPr>
        <w:t xml:space="preserve"> </w:t>
      </w:r>
      <w:r w:rsidRPr="00AF5617">
        <w:rPr>
          <w:rFonts w:eastAsia="Times New Roman"/>
        </w:rPr>
        <w:t>.</w:t>
      </w:r>
    </w:p>
    <w:p w14:paraId="21593A3B" w14:textId="77777777" w:rsidR="00AF5617" w:rsidRPr="00AF5617" w:rsidRDefault="00AF5617" w:rsidP="00AB1127">
      <w:pPr>
        <w:spacing w:before="100" w:beforeAutospacing="1" w:after="100" w:afterAutospacing="1" w:line="276" w:lineRule="auto"/>
        <w:rPr>
          <w:rFonts w:eastAsia="Times New Roman"/>
        </w:rPr>
      </w:pPr>
      <w:r w:rsidRPr="00AF5617">
        <w:rPr>
          <w:rFonts w:eastAsia="Times New Roman"/>
        </w:rPr>
        <w:t>Both primary and secondary sources of information were used in the research portion.</w:t>
      </w:r>
    </w:p>
    <w:p w14:paraId="211C00B5" w14:textId="77777777" w:rsidR="005E62DF" w:rsidRPr="001E5569" w:rsidRDefault="005E62DF" w:rsidP="00AB1127">
      <w:pPr>
        <w:pStyle w:val="Heading5"/>
        <w:spacing w:line="276" w:lineRule="auto"/>
      </w:pPr>
      <w:bookmarkStart w:id="44" w:name="_Toc210298382"/>
      <w:r w:rsidRPr="001E5569">
        <w:t>1.</w:t>
      </w:r>
      <w:r w:rsidR="007E1112" w:rsidRPr="001E5569">
        <w:t>2</w:t>
      </w:r>
      <w:r w:rsidRPr="001E5569">
        <w:t>.1 Primary Sources</w:t>
      </w:r>
      <w:r w:rsidR="00781743" w:rsidRPr="001E5569">
        <w:t>.</w:t>
      </w:r>
      <w:bookmarkEnd w:id="43"/>
      <w:bookmarkEnd w:id="44"/>
    </w:p>
    <w:p w14:paraId="2AF65BD3" w14:textId="77777777" w:rsidR="00AF5617" w:rsidRPr="00AF5617" w:rsidRDefault="00AF5617" w:rsidP="00AB1127">
      <w:pPr>
        <w:spacing w:before="100" w:beforeAutospacing="1" w:after="100" w:afterAutospacing="1" w:line="276" w:lineRule="auto"/>
        <w:rPr>
          <w:rFonts w:eastAsia="Times New Roman"/>
        </w:rPr>
      </w:pPr>
      <w:bookmarkStart w:id="45" w:name="_Toc195098827"/>
      <w:r w:rsidRPr="00AF5617">
        <w:rPr>
          <w:rFonts w:eastAsia="Times New Roman"/>
        </w:rPr>
        <w:t>The following are the steps for using primary sources:</w:t>
      </w:r>
    </w:p>
    <w:p w14:paraId="66173597" w14:textId="77777777" w:rsidR="00703C54" w:rsidRPr="00141324" w:rsidRDefault="00703C54" w:rsidP="000945BA">
      <w:pPr>
        <w:numPr>
          <w:ilvl w:val="0"/>
          <w:numId w:val="6"/>
        </w:numPr>
        <w:spacing w:before="100" w:beforeAutospacing="1" w:after="100" w:afterAutospacing="1" w:line="240" w:lineRule="auto"/>
        <w:rPr>
          <w:rFonts w:eastAsia="Times New Roman"/>
        </w:rPr>
      </w:pPr>
      <w:r w:rsidRPr="00703C54">
        <w:rPr>
          <w:rFonts w:eastAsia="Times New Roman"/>
          <w:b/>
          <w:bCs/>
        </w:rPr>
        <w:t>Simulated Operations</w:t>
      </w:r>
      <w:r w:rsidRPr="00141324">
        <w:rPr>
          <w:rFonts w:eastAsia="Times New Roman"/>
          <w:bCs/>
        </w:rPr>
        <w:t>:</w:t>
      </w:r>
      <w:r w:rsidRPr="00141324">
        <w:rPr>
          <w:rFonts w:eastAsia="Times New Roman"/>
        </w:rPr>
        <w:t xml:space="preserve"> Running mock restaurant environments to test order flows and identify UI friction.</w:t>
      </w:r>
    </w:p>
    <w:p w14:paraId="236FE090" w14:textId="77777777" w:rsidR="00703C54" w:rsidRPr="00141324" w:rsidRDefault="00703C54" w:rsidP="000945BA">
      <w:pPr>
        <w:numPr>
          <w:ilvl w:val="0"/>
          <w:numId w:val="6"/>
        </w:numPr>
        <w:spacing w:before="100" w:beforeAutospacing="1" w:after="100" w:afterAutospacing="1" w:line="240" w:lineRule="auto"/>
        <w:rPr>
          <w:rFonts w:eastAsia="Times New Roman"/>
        </w:rPr>
      </w:pPr>
      <w:r w:rsidRPr="00703C54">
        <w:rPr>
          <w:rFonts w:eastAsia="Times New Roman"/>
          <w:b/>
          <w:bCs/>
        </w:rPr>
        <w:t>Expert Consultations</w:t>
      </w:r>
      <w:r w:rsidRPr="00141324">
        <w:rPr>
          <w:rFonts w:eastAsia="Times New Roman"/>
          <w:bCs/>
        </w:rPr>
        <w:t>:</w:t>
      </w:r>
      <w:r w:rsidRPr="00141324">
        <w:rPr>
          <w:rFonts w:eastAsia="Times New Roman"/>
        </w:rPr>
        <w:t xml:space="preserve"> Regular syncs with academic supervisors and senior developers to refine system architecture.</w:t>
      </w:r>
    </w:p>
    <w:p w14:paraId="23C50CBC" w14:textId="4458044B" w:rsidR="00703C54" w:rsidRPr="00141324" w:rsidRDefault="00703C54" w:rsidP="000945BA">
      <w:pPr>
        <w:numPr>
          <w:ilvl w:val="0"/>
          <w:numId w:val="6"/>
        </w:numPr>
        <w:spacing w:before="100" w:beforeAutospacing="1" w:after="100" w:afterAutospacing="1" w:line="276" w:lineRule="auto"/>
        <w:rPr>
          <w:rFonts w:eastAsia="Times New Roman"/>
        </w:rPr>
      </w:pPr>
      <w:r w:rsidRPr="00703C54">
        <w:rPr>
          <w:rFonts w:eastAsia="Times New Roman"/>
          <w:b/>
          <w:bCs/>
        </w:rPr>
        <w:lastRenderedPageBreak/>
        <w:t>Workflow Observation:</w:t>
      </w:r>
      <w:r w:rsidRPr="00141324">
        <w:rPr>
          <w:rFonts w:eastAsia="Times New Roman"/>
        </w:rPr>
        <w:t xml:space="preserve"> </w:t>
      </w:r>
      <w:r>
        <w:rPr>
          <w:rFonts w:eastAsia="Times New Roman"/>
        </w:rPr>
        <w:t xml:space="preserve">Analyzing how </w:t>
      </w:r>
      <w:r w:rsidRPr="00141324">
        <w:rPr>
          <w:rFonts w:eastAsia="Times New Roman"/>
        </w:rPr>
        <w:t>staff and cashiers naturally interact with point-of-sale interfaces.</w:t>
      </w:r>
    </w:p>
    <w:p w14:paraId="1A7FF03B" w14:textId="77777777" w:rsidR="00AF5617" w:rsidRPr="00AF5617" w:rsidRDefault="00AF5617" w:rsidP="000945BA">
      <w:pPr>
        <w:numPr>
          <w:ilvl w:val="0"/>
          <w:numId w:val="6"/>
        </w:numPr>
        <w:spacing w:before="100" w:beforeAutospacing="1" w:after="100" w:afterAutospacing="1" w:line="276" w:lineRule="auto"/>
        <w:rPr>
          <w:rFonts w:eastAsia="Times New Roman"/>
        </w:rPr>
      </w:pPr>
      <w:r w:rsidRPr="00AF5617">
        <w:rPr>
          <w:rFonts w:eastAsia="Times New Roman"/>
          <w:b/>
          <w:bCs/>
        </w:rPr>
        <w:t>User Feedback</w:t>
      </w:r>
      <w:r w:rsidRPr="00AF5617">
        <w:rPr>
          <w:rFonts w:eastAsia="Times New Roman"/>
        </w:rPr>
        <w:t>: Informal feedback from restaurant staff and management about system usability.</w:t>
      </w:r>
    </w:p>
    <w:p w14:paraId="392FCF5E" w14:textId="1EF750A3" w:rsidR="00AF5617" w:rsidRPr="00AF5617" w:rsidRDefault="00AF5617" w:rsidP="000945BA">
      <w:pPr>
        <w:numPr>
          <w:ilvl w:val="0"/>
          <w:numId w:val="6"/>
        </w:numPr>
        <w:spacing w:before="100" w:beforeAutospacing="1" w:after="100" w:afterAutospacing="1" w:line="276" w:lineRule="auto"/>
        <w:rPr>
          <w:rFonts w:eastAsia="Times New Roman"/>
        </w:rPr>
      </w:pPr>
      <w:r w:rsidRPr="00AF5617">
        <w:rPr>
          <w:rFonts w:eastAsia="Times New Roman"/>
          <w:b/>
          <w:bCs/>
        </w:rPr>
        <w:t>Trial Runs</w:t>
      </w:r>
      <w:r w:rsidRPr="00AF5617">
        <w:rPr>
          <w:rFonts w:eastAsia="Times New Roman"/>
        </w:rPr>
        <w:t>: Running simulated restaurant operations (order taking, payment processing, inventory tracking) to identify gaps and fix errors</w:t>
      </w:r>
      <w:r w:rsidR="00AB1127">
        <w:rPr>
          <w:rFonts w:eastAsia="Times New Roman"/>
        </w:rPr>
        <w:t xml:space="preserve"> </w:t>
      </w:r>
      <w:r w:rsidR="00AB1127">
        <w:rPr>
          <w:rFonts w:ascii="MS Mincho" w:eastAsia="MS Mincho" w:hAnsi="MS Mincho" w:cs="MS Mincho"/>
        </w:rPr>
        <w:t>[</w:t>
      </w:r>
      <w:r w:rsidRPr="00AF5617">
        <w:rPr>
          <w:rFonts w:eastAsia="Times New Roman"/>
        </w:rPr>
        <w:t>4</w:t>
      </w:r>
      <w:r w:rsidR="00AB1127">
        <w:rPr>
          <w:rFonts w:ascii="MS Mincho" w:eastAsia="MS Mincho" w:hAnsi="MS Mincho" w:cs="MS Mincho"/>
        </w:rPr>
        <w:t>].</w:t>
      </w:r>
    </w:p>
    <w:p w14:paraId="6ACF3F29" w14:textId="77777777" w:rsidR="005E62DF" w:rsidRPr="001E5569" w:rsidRDefault="005E62DF" w:rsidP="00AB1127">
      <w:pPr>
        <w:pStyle w:val="Heading5"/>
        <w:spacing w:line="276" w:lineRule="auto"/>
      </w:pPr>
      <w:bookmarkStart w:id="46" w:name="_Toc210298383"/>
      <w:r w:rsidRPr="001E5569">
        <w:t>1.</w:t>
      </w:r>
      <w:r w:rsidR="007E1112" w:rsidRPr="001E5569">
        <w:t>2</w:t>
      </w:r>
      <w:r w:rsidRPr="001E5569">
        <w:t>.2 Secondary Sources</w:t>
      </w:r>
      <w:r w:rsidR="00781743" w:rsidRPr="001E5569">
        <w:t>.</w:t>
      </w:r>
      <w:bookmarkEnd w:id="45"/>
      <w:bookmarkEnd w:id="46"/>
    </w:p>
    <w:p w14:paraId="250CD960" w14:textId="77777777" w:rsidR="00AF5617" w:rsidRPr="00AF5617" w:rsidRDefault="00AF5617" w:rsidP="00AB1127">
      <w:pPr>
        <w:spacing w:before="100" w:beforeAutospacing="1" w:after="100" w:afterAutospacing="1" w:line="276" w:lineRule="auto"/>
        <w:rPr>
          <w:rFonts w:eastAsia="Times New Roman"/>
        </w:rPr>
      </w:pPr>
      <w:bookmarkStart w:id="47" w:name="_Toc195098828"/>
      <w:r w:rsidRPr="00AF5617">
        <w:rPr>
          <w:rFonts w:eastAsia="Times New Roman"/>
        </w:rPr>
        <w:t>The steps of secondary sources are given below:</w:t>
      </w:r>
    </w:p>
    <w:p w14:paraId="78FBF46A" w14:textId="24875801" w:rsidR="00AF5617" w:rsidRPr="00AF5617" w:rsidRDefault="00AF5617" w:rsidP="000945BA">
      <w:pPr>
        <w:numPr>
          <w:ilvl w:val="0"/>
          <w:numId w:val="7"/>
        </w:numPr>
        <w:spacing w:before="100" w:beforeAutospacing="1" w:after="100" w:afterAutospacing="1" w:line="276" w:lineRule="auto"/>
        <w:rPr>
          <w:rFonts w:eastAsia="Times New Roman"/>
        </w:rPr>
      </w:pPr>
      <w:r w:rsidRPr="00AF5617">
        <w:rPr>
          <w:rFonts w:eastAsia="Times New Roman"/>
          <w:b/>
          <w:bCs/>
        </w:rPr>
        <w:t>Technical Documentation</w:t>
      </w:r>
      <w:r w:rsidRPr="00AF5617">
        <w:rPr>
          <w:rFonts w:eastAsia="Times New Roman"/>
        </w:rPr>
        <w:t xml:space="preserve">: Reference </w:t>
      </w:r>
      <w:r w:rsidR="00703C54">
        <w:rPr>
          <w:rFonts w:eastAsia="Times New Roman"/>
        </w:rPr>
        <w:t xml:space="preserve">to official guides for </w:t>
      </w:r>
      <w:r w:rsidRPr="00AF5617">
        <w:rPr>
          <w:rFonts w:eastAsia="Times New Roman"/>
        </w:rPr>
        <w:t xml:space="preserve"> Laravel, and MySQL.</w:t>
      </w:r>
    </w:p>
    <w:p w14:paraId="74DC7DB7" w14:textId="77777777" w:rsidR="00AF5617" w:rsidRPr="00AF5617" w:rsidRDefault="00AF5617" w:rsidP="000945BA">
      <w:pPr>
        <w:numPr>
          <w:ilvl w:val="0"/>
          <w:numId w:val="7"/>
        </w:numPr>
        <w:spacing w:before="100" w:beforeAutospacing="1" w:after="100" w:afterAutospacing="1" w:line="276" w:lineRule="auto"/>
        <w:rPr>
          <w:rFonts w:eastAsia="Times New Roman"/>
        </w:rPr>
      </w:pPr>
      <w:r w:rsidRPr="00AF5617">
        <w:rPr>
          <w:rFonts w:eastAsia="Times New Roman"/>
          <w:b/>
          <w:bCs/>
        </w:rPr>
        <w:t>Academic Materials</w:t>
      </w:r>
      <w:r w:rsidRPr="00AF5617">
        <w:rPr>
          <w:rFonts w:eastAsia="Times New Roman"/>
        </w:rPr>
        <w:t>: Lecture notes and course handouts from the Department of Computer Science and Engineering.</w:t>
      </w:r>
    </w:p>
    <w:p w14:paraId="49CFD562" w14:textId="77777777" w:rsidR="00AF5617" w:rsidRPr="00AF5617" w:rsidRDefault="00AF5617" w:rsidP="000945BA">
      <w:pPr>
        <w:numPr>
          <w:ilvl w:val="0"/>
          <w:numId w:val="7"/>
        </w:numPr>
        <w:spacing w:before="100" w:beforeAutospacing="1" w:after="100" w:afterAutospacing="1" w:line="276" w:lineRule="auto"/>
        <w:rPr>
          <w:rFonts w:eastAsia="Times New Roman"/>
        </w:rPr>
      </w:pPr>
      <w:r w:rsidRPr="00AF5617">
        <w:rPr>
          <w:rFonts w:eastAsia="Times New Roman"/>
          <w:b/>
          <w:bCs/>
        </w:rPr>
        <w:t>Online Resources</w:t>
      </w:r>
      <w:r w:rsidRPr="00AF5617">
        <w:rPr>
          <w:rFonts w:eastAsia="Times New Roman"/>
        </w:rPr>
        <w:t>: Articles, tutorials, and forums related to POS systems, database optimization, and inventory management tools.</w:t>
      </w:r>
    </w:p>
    <w:p w14:paraId="4539ECD7" w14:textId="49C8C511" w:rsidR="00AF5617" w:rsidRPr="00AF5617" w:rsidRDefault="00AF5617" w:rsidP="000945BA">
      <w:pPr>
        <w:numPr>
          <w:ilvl w:val="0"/>
          <w:numId w:val="7"/>
        </w:numPr>
        <w:spacing w:before="100" w:beforeAutospacing="1" w:after="100" w:afterAutospacing="1" w:line="276" w:lineRule="auto"/>
        <w:rPr>
          <w:rFonts w:eastAsia="Times New Roman"/>
        </w:rPr>
      </w:pPr>
      <w:r w:rsidRPr="00AF5617">
        <w:rPr>
          <w:rFonts w:eastAsia="Times New Roman"/>
          <w:b/>
          <w:bCs/>
        </w:rPr>
        <w:t>Case Studies</w:t>
      </w:r>
      <w:r w:rsidRPr="00AF5617">
        <w:rPr>
          <w:rFonts w:eastAsia="Times New Roman"/>
        </w:rPr>
        <w:t>: Previous project reports and research papers on similar rest</w:t>
      </w:r>
      <w:r w:rsidR="00703C54">
        <w:rPr>
          <w:rFonts w:eastAsia="Times New Roman"/>
        </w:rPr>
        <w:t xml:space="preserve">aurant management </w:t>
      </w:r>
      <w:r w:rsidRPr="00AF5617">
        <w:rPr>
          <w:rFonts w:eastAsia="Times New Roman"/>
        </w:rPr>
        <w:t>systems</w:t>
      </w:r>
      <w:r w:rsidR="00AB1127">
        <w:rPr>
          <w:rFonts w:eastAsia="Times New Roman"/>
        </w:rPr>
        <w:t xml:space="preserve"> </w:t>
      </w:r>
      <w:r w:rsidRPr="00AF5617">
        <w:rPr>
          <w:rFonts w:eastAsia="Times New Roman"/>
        </w:rPr>
        <w:t>.</w:t>
      </w:r>
    </w:p>
    <w:p w14:paraId="5A3FBE95" w14:textId="77777777" w:rsidR="00AF5617" w:rsidRPr="00AF5617" w:rsidRDefault="00AF5617" w:rsidP="00AB1127">
      <w:pPr>
        <w:spacing w:before="100" w:beforeAutospacing="1" w:after="100" w:afterAutospacing="1" w:line="276" w:lineRule="auto"/>
        <w:rPr>
          <w:rFonts w:eastAsia="Times New Roman"/>
        </w:rPr>
      </w:pPr>
      <w:r w:rsidRPr="00AF5617">
        <w:rPr>
          <w:rFonts w:eastAsia="Times New Roman"/>
        </w:rPr>
        <w:t>Together, these sources provided both practical insights and theoretical understanding for building the project.</w:t>
      </w:r>
    </w:p>
    <w:p w14:paraId="4A70A0B7" w14:textId="77777777" w:rsidR="009774D7" w:rsidRDefault="009774D7" w:rsidP="00896114">
      <w:pPr>
        <w:pStyle w:val="Heading4"/>
      </w:pPr>
      <w:bookmarkStart w:id="48" w:name="_Toc210298384"/>
      <w:r>
        <w:t>1.</w:t>
      </w:r>
      <w:r w:rsidR="007E1112">
        <w:t>3</w:t>
      </w:r>
      <w:r>
        <w:t xml:space="preserve"> Objectives</w:t>
      </w:r>
      <w:bookmarkEnd w:id="47"/>
      <w:bookmarkEnd w:id="48"/>
      <w:r>
        <w:t xml:space="preserve"> </w:t>
      </w:r>
    </w:p>
    <w:p w14:paraId="5DD2674B" w14:textId="69326F2C" w:rsidR="00DC026B" w:rsidRDefault="00B50934" w:rsidP="00AB1127">
      <w:pPr>
        <w:pStyle w:val="BodyText"/>
        <w:spacing w:line="276" w:lineRule="auto"/>
      </w:pPr>
      <w:r>
        <w:t xml:space="preserve">The main aim of the project is to develop a </w:t>
      </w:r>
      <w:r>
        <w:rPr>
          <w:rStyle w:val="Strong"/>
        </w:rPr>
        <w:t>robust and automated system</w:t>
      </w:r>
      <w:r>
        <w:t xml:space="preserve"> that ensures smooth trading operations while minimizing manual errors.</w:t>
      </w:r>
      <w:r w:rsidR="007E1112">
        <w:t xml:space="preserve"> </w:t>
      </w:r>
      <w:r w:rsidR="00DC026B">
        <w:t>The</w:t>
      </w:r>
      <w:r w:rsidR="007E1112">
        <w:t>se</w:t>
      </w:r>
      <w:r w:rsidR="00DC026B">
        <w:t xml:space="preserve"> </w:t>
      </w:r>
      <w:r w:rsidR="00DC026B" w:rsidRPr="00F00237">
        <w:t>objectives</w:t>
      </w:r>
      <w:r w:rsidR="00DC026B">
        <w:t xml:space="preserve"> </w:t>
      </w:r>
      <w:r w:rsidR="007E1112">
        <w:t>are given below</w:t>
      </w:r>
      <w:r w:rsidR="00DC026B">
        <w:t xml:space="preserve">: </w:t>
      </w:r>
    </w:p>
    <w:p w14:paraId="6BD187C7" w14:textId="77777777" w:rsidR="007E1112" w:rsidRPr="001E5569" w:rsidRDefault="007E1112" w:rsidP="00AB1127">
      <w:pPr>
        <w:pStyle w:val="Heading5"/>
        <w:spacing w:line="276" w:lineRule="auto"/>
      </w:pPr>
      <w:bookmarkStart w:id="49" w:name="_Toc210298385"/>
      <w:r w:rsidRPr="001E5569">
        <w:t>1.3.1 Broad Objective.</w:t>
      </w:r>
      <w:bookmarkEnd w:id="49"/>
    </w:p>
    <w:p w14:paraId="6052CDD5" w14:textId="7D7F4271" w:rsidR="007E1112" w:rsidRDefault="00B50934" w:rsidP="00AB1127">
      <w:pPr>
        <w:pStyle w:val="C-BodyText"/>
        <w:spacing w:line="276" w:lineRule="auto"/>
      </w:pPr>
      <w:r w:rsidRPr="00B50934">
        <w:t>To</w:t>
      </w:r>
      <w:r w:rsidR="00E826CB" w:rsidRPr="00E826CB">
        <w:t xml:space="preserve"> design and implement the </w:t>
      </w:r>
      <w:bookmarkStart w:id="50" w:name="_Hlk209477952"/>
      <w:r w:rsidR="00AB1127" w:rsidRPr="00AB1127">
        <w:rPr>
          <w:b/>
          <w:bCs/>
        </w:rPr>
        <w:t>"Developme</w:t>
      </w:r>
      <w:r w:rsidR="00703C54">
        <w:rPr>
          <w:b/>
          <w:bCs/>
        </w:rPr>
        <w:t>nt of a Restaurant Management</w:t>
      </w:r>
      <w:r w:rsidR="00AB1127" w:rsidRPr="00AB1127">
        <w:rPr>
          <w:b/>
          <w:bCs/>
        </w:rPr>
        <w:t xml:space="preserve"> System”</w:t>
      </w:r>
      <w:r w:rsidR="00E826CB" w:rsidRPr="00E826CB">
        <w:t xml:space="preserve"> </w:t>
      </w:r>
      <w:bookmarkEnd w:id="50"/>
      <w:r w:rsidR="00E826CB" w:rsidRPr="00E826CB">
        <w:t>that enhances efficiency, transparency, and reliability in restaurant operations by automating day-to-day workflows such as order management, inventory tracking, and billing.</w:t>
      </w:r>
    </w:p>
    <w:p w14:paraId="63AF5DFC" w14:textId="77777777" w:rsidR="007E1112" w:rsidRPr="001E5569" w:rsidRDefault="007E1112" w:rsidP="00AB1127">
      <w:pPr>
        <w:pStyle w:val="Heading5"/>
        <w:spacing w:line="276" w:lineRule="auto"/>
      </w:pPr>
      <w:bookmarkStart w:id="51" w:name="_Toc210298386"/>
      <w:r w:rsidRPr="001E5569">
        <w:t>1.3.</w:t>
      </w:r>
      <w:r w:rsidR="00AB3FB3" w:rsidRPr="001E5569">
        <w:t>2</w:t>
      </w:r>
      <w:r w:rsidRPr="001E5569">
        <w:t xml:space="preserve"> Specific Objectives.</w:t>
      </w:r>
      <w:bookmarkEnd w:id="51"/>
    </w:p>
    <w:p w14:paraId="32CEF454" w14:textId="7BF4CAE8" w:rsidR="00B50934" w:rsidRPr="00B50934"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B50934">
        <w:rPr>
          <w:rFonts w:ascii="Times New Roman" w:eastAsia="Times New Roman" w:hAnsi="Times New Roman" w:cs="Times New Roman"/>
          <w:sz w:val="24"/>
          <w:szCs w:val="24"/>
        </w:rPr>
        <w:t xml:space="preserve">To implement </w:t>
      </w:r>
      <w:r w:rsidRPr="00B50934">
        <w:rPr>
          <w:rFonts w:ascii="Times New Roman" w:eastAsia="Times New Roman" w:hAnsi="Times New Roman" w:cs="Times New Roman"/>
          <w:b/>
          <w:bCs/>
          <w:sz w:val="24"/>
          <w:szCs w:val="24"/>
        </w:rPr>
        <w:t>user and role management</w:t>
      </w:r>
      <w:r w:rsidRPr="00B50934">
        <w:rPr>
          <w:rFonts w:ascii="Times New Roman" w:eastAsia="Times New Roman" w:hAnsi="Times New Roman" w:cs="Times New Roman"/>
          <w:sz w:val="24"/>
          <w:szCs w:val="24"/>
        </w:rPr>
        <w:t xml:space="preserve"> for secure access control.</w:t>
      </w:r>
    </w:p>
    <w:p w14:paraId="027E4CD3" w14:textId="77777777" w:rsidR="00305165"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305165">
        <w:rPr>
          <w:rFonts w:ascii="Times New Roman" w:eastAsia="Times New Roman" w:hAnsi="Times New Roman" w:cs="Times New Roman"/>
          <w:sz w:val="24"/>
          <w:szCs w:val="24"/>
        </w:rPr>
        <w:t xml:space="preserve">To automate the ordering process, including menu management and payment processing. </w:t>
      </w:r>
    </w:p>
    <w:p w14:paraId="178DBAE1" w14:textId="77777777" w:rsidR="00305165"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305165">
        <w:rPr>
          <w:rFonts w:ascii="Times New Roman" w:eastAsia="Times New Roman" w:hAnsi="Times New Roman" w:cs="Times New Roman"/>
          <w:sz w:val="24"/>
          <w:szCs w:val="24"/>
        </w:rPr>
        <w:t xml:space="preserve">To enable real-time inventory tracking and automatic low-stock alerts. </w:t>
      </w:r>
    </w:p>
    <w:p w14:paraId="683455A0" w14:textId="7D6B3A90" w:rsidR="00B50934" w:rsidRPr="00B50934"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305165">
        <w:rPr>
          <w:rFonts w:ascii="Times New Roman" w:eastAsia="Times New Roman" w:hAnsi="Times New Roman" w:cs="Times New Roman"/>
          <w:sz w:val="24"/>
          <w:szCs w:val="24"/>
        </w:rPr>
        <w:t xml:space="preserve">To provide tools for generating </w:t>
      </w:r>
      <w:r w:rsidRPr="00305165">
        <w:rPr>
          <w:rFonts w:ascii="Times New Roman" w:eastAsia="Times New Roman" w:hAnsi="Times New Roman" w:cs="Times New Roman"/>
          <w:b/>
          <w:bCs/>
          <w:sz w:val="24"/>
          <w:szCs w:val="24"/>
        </w:rPr>
        <w:t xml:space="preserve">daily, weekly, </w:t>
      </w:r>
      <w:r w:rsidRPr="00305165">
        <w:rPr>
          <w:rFonts w:ascii="Times New Roman" w:eastAsia="Times New Roman" w:hAnsi="Times New Roman" w:cs="Times New Roman"/>
          <w:sz w:val="24"/>
          <w:szCs w:val="24"/>
        </w:rPr>
        <w:t>and</w:t>
      </w:r>
      <w:r w:rsidRPr="00305165">
        <w:rPr>
          <w:rFonts w:ascii="Times New Roman" w:eastAsia="Times New Roman" w:hAnsi="Times New Roman" w:cs="Times New Roman"/>
          <w:b/>
          <w:bCs/>
          <w:sz w:val="24"/>
          <w:szCs w:val="24"/>
        </w:rPr>
        <w:t xml:space="preserve"> monthly</w:t>
      </w:r>
      <w:r w:rsidRPr="00305165">
        <w:rPr>
          <w:rFonts w:ascii="Times New Roman" w:eastAsia="Times New Roman" w:hAnsi="Times New Roman" w:cs="Times New Roman"/>
          <w:sz w:val="24"/>
          <w:szCs w:val="24"/>
        </w:rPr>
        <w:t xml:space="preserve"> sales reports.</w:t>
      </w:r>
    </w:p>
    <w:p w14:paraId="3AC5D017" w14:textId="5CB99D53" w:rsidR="00B50934" w:rsidRPr="00B50934"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B50934">
        <w:rPr>
          <w:rFonts w:ascii="Times New Roman" w:eastAsia="Times New Roman" w:hAnsi="Times New Roman" w:cs="Times New Roman"/>
          <w:sz w:val="24"/>
          <w:szCs w:val="24"/>
        </w:rPr>
        <w:t>To</w:t>
      </w:r>
      <w:r w:rsidR="00305165">
        <w:rPr>
          <w:rFonts w:ascii="Times New Roman" w:eastAsia="Times New Roman" w:hAnsi="Times New Roman" w:cs="Times New Roman"/>
          <w:sz w:val="24"/>
          <w:szCs w:val="24"/>
        </w:rPr>
        <w:t xml:space="preserve"> </w:t>
      </w:r>
      <w:r w:rsidR="00305165" w:rsidRPr="00305165">
        <w:rPr>
          <w:rFonts w:ascii="Times New Roman" w:eastAsia="Times New Roman" w:hAnsi="Times New Roman" w:cs="Times New Roman"/>
          <w:sz w:val="24"/>
          <w:szCs w:val="24"/>
        </w:rPr>
        <w:t xml:space="preserve">ensure secure payment processing and data encryption for customer transactions </w:t>
      </w:r>
      <w:r w:rsidR="00703C54">
        <w:rPr>
          <w:rFonts w:ascii="Times New Roman" w:eastAsia="Times New Roman" w:hAnsi="Times New Roman" w:cs="Times New Roman"/>
          <w:sz w:val="24"/>
          <w:szCs w:val="24"/>
        </w:rPr>
        <w:t>.</w:t>
      </w:r>
    </w:p>
    <w:p w14:paraId="51CCCA96" w14:textId="5BBF9493" w:rsidR="00B50934" w:rsidRPr="00B50934"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305165">
        <w:rPr>
          <w:rFonts w:ascii="Times New Roman" w:eastAsia="Times New Roman" w:hAnsi="Times New Roman" w:cs="Times New Roman"/>
          <w:sz w:val="24"/>
          <w:szCs w:val="24"/>
        </w:rPr>
        <w:t>To streamline customer feedback collection for better service quality.</w:t>
      </w:r>
    </w:p>
    <w:p w14:paraId="22DE82FB" w14:textId="77777777" w:rsidR="00305165" w:rsidRPr="00305165" w:rsidRDefault="00305165">
      <w:pPr>
        <w:numPr>
          <w:ilvl w:val="0"/>
          <w:numId w:val="3"/>
        </w:numPr>
        <w:spacing w:before="100" w:beforeAutospacing="1" w:after="100" w:afterAutospacing="1" w:line="276" w:lineRule="auto"/>
        <w:rPr>
          <w:rFonts w:eastAsia="Times New Roman"/>
        </w:rPr>
      </w:pPr>
      <w:r w:rsidRPr="00305165">
        <w:rPr>
          <w:rFonts w:eastAsia="Times New Roman"/>
        </w:rPr>
        <w:lastRenderedPageBreak/>
        <w:t>To reduce manual effort, speed up billing, and improve decision-making for both staff and restaurant management.</w:t>
      </w:r>
    </w:p>
    <w:p w14:paraId="3884BA3A" w14:textId="3A27C5DD" w:rsidR="00B50934" w:rsidRPr="00B50934" w:rsidRDefault="00B50934" w:rsidP="00AB1127">
      <w:pPr>
        <w:pStyle w:val="ListParagraph"/>
        <w:spacing w:before="100" w:beforeAutospacing="1" w:after="100" w:afterAutospacing="1" w:line="276" w:lineRule="auto"/>
        <w:rPr>
          <w:rFonts w:ascii="Times New Roman" w:eastAsia="Times New Roman" w:hAnsi="Times New Roman" w:cs="Times New Roman"/>
          <w:sz w:val="24"/>
          <w:szCs w:val="24"/>
        </w:rPr>
      </w:pPr>
      <w:r w:rsidRPr="00B50934">
        <w:rPr>
          <w:rFonts w:ascii="Times New Roman" w:eastAsia="Times New Roman" w:hAnsi="Times New Roman" w:cs="Times New Roman"/>
          <w:sz w:val="24"/>
          <w:szCs w:val="24"/>
        </w:rPr>
        <w:t>.</w:t>
      </w:r>
    </w:p>
    <w:p w14:paraId="0FC208AC" w14:textId="7BF4CAE8" w:rsidR="00324A36" w:rsidRDefault="00324A36" w:rsidP="00896114">
      <w:pPr>
        <w:pStyle w:val="Heading4"/>
      </w:pPr>
      <w:bookmarkStart w:id="52" w:name="_Toc210298387"/>
      <w:r w:rsidRPr="00F00237">
        <w:t>1.</w:t>
      </w:r>
      <w:r>
        <w:t>4</w:t>
      </w:r>
      <w:r w:rsidRPr="00F00237">
        <w:t xml:space="preserve"> </w:t>
      </w:r>
      <w:r>
        <w:t>Process Model</w:t>
      </w:r>
      <w:bookmarkEnd w:id="52"/>
    </w:p>
    <w:p w14:paraId="4F072C97" w14:textId="725D2B94" w:rsidR="00305165" w:rsidRDefault="00D258FB" w:rsidP="00AB1127">
      <w:pPr>
        <w:pStyle w:val="NormalWeb"/>
        <w:spacing w:line="276" w:lineRule="auto"/>
      </w:pPr>
      <w:r>
        <w:rPr>
          <w:noProof/>
        </w:rPr>
        <w:drawing>
          <wp:anchor distT="0" distB="0" distL="114300" distR="114300" simplePos="0" relativeHeight="251686912" behindDoc="0" locked="0" layoutInCell="1" allowOverlap="1" wp14:anchorId="10D44B43" wp14:editId="18BAFBB4">
            <wp:simplePos x="0" y="0"/>
            <wp:positionH relativeFrom="margin">
              <wp:align>center</wp:align>
            </wp:positionH>
            <wp:positionV relativeFrom="paragraph">
              <wp:posOffset>905510</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r w:rsidR="00305165" w:rsidRPr="00B50934">
        <w:t xml:space="preserve">The </w:t>
      </w:r>
      <w:r w:rsidR="00305165" w:rsidRPr="00305165">
        <w:t xml:space="preserve">development followed an </w:t>
      </w:r>
      <w:r w:rsidR="00305165" w:rsidRPr="00305165">
        <w:rPr>
          <w:b/>
          <w:bCs/>
        </w:rPr>
        <w:t>Iterative Process Model</w:t>
      </w:r>
      <w:r w:rsidR="00305165" w:rsidRPr="00305165">
        <w:t>. Instead of building the entire system at once, the project was broken into small modules (e.g., order management, payment processing, inventory management). Each module was:</w:t>
      </w:r>
    </w:p>
    <w:p w14:paraId="5DBCEFCA" w14:textId="0F57072D" w:rsidR="00D258FB" w:rsidRPr="00305165" w:rsidRDefault="00D258FB" w:rsidP="00D258FB">
      <w:pPr>
        <w:pStyle w:val="FigureCell"/>
      </w:pPr>
      <w:bookmarkStart w:id="53" w:name="_Toc210298760"/>
      <w:r w:rsidRPr="00981EDA">
        <w:t xml:space="preserve">Figure </w:t>
      </w:r>
      <w:r>
        <w:t>1</w:t>
      </w:r>
      <w:r w:rsidRPr="00981EDA">
        <w:t>.</w:t>
      </w:r>
      <w:r>
        <w:t>4</w:t>
      </w:r>
      <w:r w:rsidRPr="00981EDA">
        <w:t xml:space="preserve">: </w:t>
      </w:r>
      <w:r>
        <w:t>Iterative Process Model</w:t>
      </w:r>
      <w:bookmarkEnd w:id="53"/>
    </w:p>
    <w:p w14:paraId="61467E43" w14:textId="77777777" w:rsidR="00305165" w:rsidRPr="00305165" w:rsidRDefault="00305165" w:rsidP="000945BA">
      <w:pPr>
        <w:numPr>
          <w:ilvl w:val="0"/>
          <w:numId w:val="8"/>
        </w:numPr>
        <w:spacing w:before="100" w:beforeAutospacing="1" w:after="100" w:afterAutospacing="1" w:line="276" w:lineRule="auto"/>
        <w:rPr>
          <w:rFonts w:eastAsia="Times New Roman"/>
        </w:rPr>
      </w:pPr>
      <w:r w:rsidRPr="00305165">
        <w:rPr>
          <w:rFonts w:eastAsia="Times New Roman"/>
          <w:b/>
          <w:bCs/>
        </w:rPr>
        <w:t>Designed</w:t>
      </w:r>
      <w:r w:rsidRPr="00305165">
        <w:rPr>
          <w:rFonts w:eastAsia="Times New Roman"/>
        </w:rPr>
        <w:t xml:space="preserve"> based on requirements.</w:t>
      </w:r>
    </w:p>
    <w:p w14:paraId="6866AF46" w14:textId="5A95FB4B" w:rsidR="00305165" w:rsidRPr="00305165" w:rsidRDefault="00305165" w:rsidP="000945BA">
      <w:pPr>
        <w:numPr>
          <w:ilvl w:val="0"/>
          <w:numId w:val="8"/>
        </w:numPr>
        <w:spacing w:before="100" w:beforeAutospacing="1" w:after="100" w:afterAutospacing="1" w:line="276" w:lineRule="auto"/>
        <w:rPr>
          <w:rFonts w:eastAsia="Times New Roman"/>
        </w:rPr>
      </w:pPr>
      <w:r w:rsidRPr="00305165">
        <w:rPr>
          <w:rFonts w:eastAsia="Times New Roman"/>
          <w:b/>
          <w:bCs/>
        </w:rPr>
        <w:t xml:space="preserve">Implemented </w:t>
      </w:r>
      <w:r w:rsidR="00703C54">
        <w:rPr>
          <w:rFonts w:eastAsia="Times New Roman"/>
        </w:rPr>
        <w:t>using Bootstrap</w:t>
      </w:r>
      <w:r w:rsidRPr="00305165">
        <w:rPr>
          <w:rFonts w:eastAsia="Times New Roman"/>
        </w:rPr>
        <w:t xml:space="preserve"> for the frontend, Laravel for backend services, and MySQL for database management.</w:t>
      </w:r>
    </w:p>
    <w:p w14:paraId="465EEF97" w14:textId="77777777" w:rsidR="00305165" w:rsidRPr="00305165" w:rsidRDefault="00305165" w:rsidP="000945BA">
      <w:pPr>
        <w:numPr>
          <w:ilvl w:val="0"/>
          <w:numId w:val="8"/>
        </w:numPr>
        <w:spacing w:before="100" w:beforeAutospacing="1" w:after="100" w:afterAutospacing="1" w:line="276" w:lineRule="auto"/>
        <w:rPr>
          <w:rFonts w:eastAsia="Times New Roman"/>
        </w:rPr>
      </w:pPr>
      <w:r w:rsidRPr="00305165">
        <w:rPr>
          <w:rFonts w:eastAsia="Times New Roman"/>
          <w:b/>
          <w:bCs/>
        </w:rPr>
        <w:t>Tested</w:t>
      </w:r>
      <w:r w:rsidRPr="00305165">
        <w:rPr>
          <w:rFonts w:eastAsia="Times New Roman"/>
        </w:rPr>
        <w:t xml:space="preserve"> through trial runs, including real-world order simulations.</w:t>
      </w:r>
    </w:p>
    <w:p w14:paraId="431A418E" w14:textId="77777777" w:rsidR="00305165" w:rsidRPr="00305165" w:rsidRDefault="00305165" w:rsidP="000945BA">
      <w:pPr>
        <w:numPr>
          <w:ilvl w:val="0"/>
          <w:numId w:val="8"/>
        </w:numPr>
        <w:spacing w:before="100" w:beforeAutospacing="1" w:after="100" w:afterAutospacing="1" w:line="276" w:lineRule="auto"/>
        <w:rPr>
          <w:rFonts w:eastAsia="Times New Roman"/>
        </w:rPr>
      </w:pPr>
      <w:r w:rsidRPr="00305165">
        <w:rPr>
          <w:rFonts w:eastAsia="Times New Roman"/>
          <w:b/>
          <w:bCs/>
        </w:rPr>
        <w:t xml:space="preserve">Improved </w:t>
      </w:r>
      <w:r w:rsidRPr="00305165">
        <w:rPr>
          <w:rFonts w:eastAsia="Times New Roman"/>
        </w:rPr>
        <w:t>based on feedback from restaurant staff and managers.</w:t>
      </w:r>
    </w:p>
    <w:p w14:paraId="08D92C05" w14:textId="576E186B" w:rsidR="00305165" w:rsidRDefault="00305165" w:rsidP="00AB1127">
      <w:pPr>
        <w:pStyle w:val="C-BodyText"/>
        <w:spacing w:line="276" w:lineRule="auto"/>
      </w:pPr>
      <w:r w:rsidRPr="00305165">
        <w:t>This approach allowed flexibility. If an issue was found during testing, only that part of the system needed revision without affecting the rest. The iterative model was chosen because it fits well with projects that require gradual improvement an</w:t>
      </w:r>
      <w:r w:rsidR="00703C54">
        <w:t xml:space="preserve">d frequent testing, such as order </w:t>
      </w:r>
      <w:r w:rsidRPr="00305165">
        <w:t>systems where accuracy is critical</w:t>
      </w:r>
      <w:r w:rsidR="00AB1127">
        <w:t xml:space="preserve"> </w:t>
      </w:r>
      <w:r w:rsidRPr="00305165">
        <w:t xml:space="preserve">. </w:t>
      </w:r>
    </w:p>
    <w:p w14:paraId="43B87F2E" w14:textId="46676D4E" w:rsidR="00661FA6" w:rsidRDefault="00661FA6" w:rsidP="00896114">
      <w:pPr>
        <w:pStyle w:val="Heading4"/>
      </w:pPr>
      <w:bookmarkStart w:id="54" w:name="_Toc210298388"/>
      <w:r w:rsidRPr="00F00237">
        <w:lastRenderedPageBreak/>
        <w:t>1.</w:t>
      </w:r>
      <w:r w:rsidR="0090717D">
        <w:t>5</w:t>
      </w:r>
      <w:r w:rsidRPr="00F00237">
        <w:t xml:space="preserve"> </w:t>
      </w:r>
      <w:r>
        <w:t>Feasibility Study</w:t>
      </w:r>
      <w:bookmarkEnd w:id="54"/>
    </w:p>
    <w:p w14:paraId="17F3DD35" w14:textId="19FD2E42" w:rsidR="00661FA6" w:rsidRDefault="00B50934" w:rsidP="00AB1127">
      <w:pPr>
        <w:pStyle w:val="BodyText"/>
        <w:spacing w:line="276" w:lineRule="auto"/>
      </w:pPr>
      <w:r>
        <w:t xml:space="preserve">Before starting development, a feasibility study was conducted to ensure the project was </w:t>
      </w:r>
      <w:r>
        <w:rPr>
          <w:rStyle w:val="Strong"/>
        </w:rPr>
        <w:t>technically possible</w:t>
      </w:r>
      <w:r>
        <w:t xml:space="preserve">, </w:t>
      </w:r>
      <w:r>
        <w:rPr>
          <w:rStyle w:val="Strong"/>
        </w:rPr>
        <w:t>economically viable</w:t>
      </w:r>
      <w:r>
        <w:t xml:space="preserve">, and </w:t>
      </w:r>
      <w:r>
        <w:rPr>
          <w:rStyle w:val="Strong"/>
        </w:rPr>
        <w:t xml:space="preserve">operationally </w:t>
      </w:r>
      <w:r w:rsidR="00305165">
        <w:rPr>
          <w:rStyle w:val="Strong"/>
        </w:rPr>
        <w:t>practical</w:t>
      </w:r>
      <w:r w:rsidR="00305165">
        <w:t>.</w:t>
      </w:r>
      <w:r w:rsidR="0090717D">
        <w:t xml:space="preserve"> The proposed system is feasible in all these three phases as discussed below:</w:t>
      </w:r>
    </w:p>
    <w:p w14:paraId="0179F766" w14:textId="77777777" w:rsidR="0090717D" w:rsidRPr="001E5569" w:rsidRDefault="0090717D" w:rsidP="00AB1127">
      <w:pPr>
        <w:pStyle w:val="Heading5"/>
        <w:spacing w:line="276" w:lineRule="auto"/>
      </w:pPr>
      <w:bookmarkStart w:id="55" w:name="_Toc210298389"/>
      <w:r w:rsidRPr="001E5569">
        <w:t>1.5.1 Technical Feasibility.</w:t>
      </w:r>
      <w:bookmarkEnd w:id="55"/>
    </w:p>
    <w:p w14:paraId="2B825F6F" w14:textId="528ADE0E" w:rsidR="00305165" w:rsidRPr="00305165" w:rsidRDefault="00CC1F2D" w:rsidP="00AB1127">
      <w:pPr>
        <w:spacing w:before="100" w:beforeAutospacing="1" w:after="100" w:afterAutospacing="1" w:line="276" w:lineRule="auto"/>
        <w:rPr>
          <w:rFonts w:eastAsia="Times New Roman"/>
        </w:rPr>
      </w:pPr>
      <w:r>
        <w:rPr>
          <w:rFonts w:eastAsia="Times New Roman"/>
        </w:rPr>
        <w:t>The technologies used—</w:t>
      </w:r>
      <w:r w:rsidR="00305165" w:rsidRPr="00305165">
        <w:rPr>
          <w:rFonts w:eastAsia="Times New Roman"/>
        </w:rPr>
        <w:t xml:space="preserve"> Laravel, and MySQL—are all stable, widely used, and well-supported. They provide:</w:t>
      </w:r>
    </w:p>
    <w:p w14:paraId="4393E16B" w14:textId="3584E706" w:rsidR="00305165" w:rsidRPr="00305165" w:rsidRDefault="00305165">
      <w:pPr>
        <w:numPr>
          <w:ilvl w:val="0"/>
          <w:numId w:val="4"/>
        </w:numPr>
        <w:spacing w:before="100" w:beforeAutospacing="1" w:after="100" w:afterAutospacing="1" w:line="276" w:lineRule="auto"/>
        <w:rPr>
          <w:rFonts w:eastAsia="Times New Roman"/>
        </w:rPr>
      </w:pPr>
      <w:r w:rsidRPr="00305165">
        <w:rPr>
          <w:rFonts w:eastAsia="Times New Roman"/>
        </w:rPr>
        <w:t>Strong database handling for restaurant order records.</w:t>
      </w:r>
    </w:p>
    <w:p w14:paraId="1B3B9346" w14:textId="456FFB97" w:rsidR="00305165" w:rsidRPr="00305165" w:rsidRDefault="00305165">
      <w:pPr>
        <w:numPr>
          <w:ilvl w:val="0"/>
          <w:numId w:val="4"/>
        </w:numPr>
        <w:spacing w:before="100" w:beforeAutospacing="1" w:after="100" w:afterAutospacing="1" w:line="276" w:lineRule="auto"/>
        <w:rPr>
          <w:rFonts w:eastAsia="Times New Roman"/>
        </w:rPr>
      </w:pPr>
      <w:r w:rsidRPr="00305165">
        <w:rPr>
          <w:rFonts w:eastAsia="Times New Roman"/>
        </w:rPr>
        <w:t>Customizable workflows suitable for order management and inventory tracking.</w:t>
      </w:r>
    </w:p>
    <w:p w14:paraId="578DB042" w14:textId="2AEFA7B5" w:rsidR="00305165" w:rsidRPr="00305165" w:rsidRDefault="00305165">
      <w:pPr>
        <w:numPr>
          <w:ilvl w:val="0"/>
          <w:numId w:val="4"/>
        </w:numPr>
        <w:spacing w:before="100" w:beforeAutospacing="1" w:after="100" w:afterAutospacing="1" w:line="276" w:lineRule="auto"/>
        <w:rPr>
          <w:rFonts w:eastAsia="Times New Roman"/>
        </w:rPr>
      </w:pPr>
      <w:r w:rsidRPr="00305165">
        <w:rPr>
          <w:rFonts w:eastAsia="Times New Roman"/>
        </w:rPr>
        <w:t>Secure and real-time payment processing capabilities.</w:t>
      </w:r>
    </w:p>
    <w:p w14:paraId="71CC7B40" w14:textId="1694E6FB" w:rsidR="00B50934" w:rsidRPr="009D54DB" w:rsidRDefault="00305165">
      <w:pPr>
        <w:numPr>
          <w:ilvl w:val="0"/>
          <w:numId w:val="4"/>
        </w:numPr>
        <w:spacing w:before="100" w:beforeAutospacing="1" w:after="100" w:afterAutospacing="1" w:line="276" w:lineRule="auto"/>
        <w:rPr>
          <w:rFonts w:eastAsia="Times New Roman"/>
        </w:rPr>
      </w:pPr>
      <w:r w:rsidRPr="00305165">
        <w:rPr>
          <w:rFonts w:eastAsia="Times New Roman"/>
        </w:rPr>
        <w:t>The hardware and software requirements were minimal and easily available, confirming that the project was technically feasible</w:t>
      </w:r>
      <w:r w:rsidR="006C23C8" w:rsidRPr="009D54DB">
        <w:rPr>
          <w:rFonts w:eastAsia="Times New Roman"/>
        </w:rPr>
        <w:t>.</w:t>
      </w:r>
    </w:p>
    <w:p w14:paraId="1A139F99" w14:textId="27713B78" w:rsidR="0090717D" w:rsidRPr="001E5569" w:rsidRDefault="0090717D" w:rsidP="00F245CE">
      <w:pPr>
        <w:pStyle w:val="Heading5"/>
        <w:spacing w:line="276" w:lineRule="auto"/>
      </w:pPr>
      <w:bookmarkStart w:id="56" w:name="_Toc210298390"/>
      <w:r w:rsidRPr="001E5569">
        <w:t>1.5.2 Economic Feasibility.</w:t>
      </w:r>
      <w:bookmarkEnd w:id="56"/>
    </w:p>
    <w:p w14:paraId="55E606D7" w14:textId="70D8D6A4" w:rsidR="009D54DB" w:rsidRDefault="009D54DB" w:rsidP="00F245CE">
      <w:pPr>
        <w:pStyle w:val="C-BodyText"/>
        <w:spacing w:line="276" w:lineRule="auto"/>
        <w:rPr>
          <w:shd w:val="clear" w:color="auto" w:fill="auto"/>
        </w:rPr>
      </w:pPr>
      <w:r w:rsidRPr="009D54DB">
        <w:rPr>
          <w:shd w:val="clear" w:color="auto" w:fill="auto"/>
        </w:rPr>
        <w:t>The project use</w:t>
      </w:r>
      <w:r w:rsidR="00CC1F2D">
        <w:rPr>
          <w:shd w:val="clear" w:color="auto" w:fill="auto"/>
        </w:rPr>
        <w:t>d cost-effective tools. Bootstrap</w:t>
      </w:r>
      <w:r w:rsidRPr="009D54DB">
        <w:rPr>
          <w:shd w:val="clear" w:color="auto" w:fill="auto"/>
        </w:rPr>
        <w:t xml:space="preserve"> and Laravel are open-source frameworks, and MySQL is a widely used database system that minimizes licensing costs. By automating manual tasks, the system reduces operational costs in the long term, making it economically sustainable. </w:t>
      </w:r>
    </w:p>
    <w:p w14:paraId="5929F42E" w14:textId="118FD4DE" w:rsidR="0090717D" w:rsidRPr="001E5569" w:rsidRDefault="0090717D" w:rsidP="00F245CE">
      <w:pPr>
        <w:pStyle w:val="Heading5"/>
        <w:spacing w:line="276" w:lineRule="auto"/>
      </w:pPr>
      <w:bookmarkStart w:id="57" w:name="_Toc210298391"/>
      <w:r w:rsidRPr="001E5569">
        <w:t>1.5.3 Operational Feasibility.</w:t>
      </w:r>
      <w:bookmarkEnd w:id="57"/>
    </w:p>
    <w:p w14:paraId="67ED7198" w14:textId="20F89C35" w:rsidR="009D54DB" w:rsidRDefault="009D54DB" w:rsidP="00F245CE">
      <w:pPr>
        <w:pStyle w:val="BodyText"/>
        <w:spacing w:line="276" w:lineRule="auto"/>
      </w:pPr>
      <w:bookmarkStart w:id="58" w:name="_Toc195098829"/>
      <w:r w:rsidRPr="009D54DB">
        <w:t>The system was designed to be user-friendly. With a simple menu structure (Login, Orders, Payments, Reports, Inventory), staff and managers can easily operate it with minimal training. Customers also benefit from fast, accurate billing and seamless payment processing. Thus, the system is operationally feasible for real-world adoption</w:t>
      </w:r>
      <w:r w:rsidR="00CC1F2D">
        <w:t xml:space="preserve"> </w:t>
      </w:r>
      <w:r w:rsidRPr="009D54DB">
        <w:t xml:space="preserve">. </w:t>
      </w:r>
    </w:p>
    <w:bookmarkEnd w:id="58"/>
    <w:p w14:paraId="028C6748" w14:textId="77777777" w:rsidR="00E65EC8" w:rsidRDefault="00E65EC8" w:rsidP="00F245CE">
      <w:pPr>
        <w:pStyle w:val="BodyText"/>
        <w:spacing w:line="276" w:lineRule="auto"/>
        <w:sectPr w:rsidR="00E65EC8"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14:paraId="5F62E376" w14:textId="77777777" w:rsidR="00E65EC8" w:rsidRPr="00815A65" w:rsidRDefault="00E65EC8" w:rsidP="00F245CE">
      <w:pPr>
        <w:spacing w:after="0" w:line="276" w:lineRule="auto"/>
      </w:pPr>
    </w:p>
    <w:p w14:paraId="6FBD0972" w14:textId="77777777" w:rsidR="00E65EC8" w:rsidRDefault="00E65EC8" w:rsidP="00F245CE">
      <w:pPr>
        <w:spacing w:after="0" w:line="276" w:lineRule="auto"/>
      </w:pPr>
    </w:p>
    <w:p w14:paraId="42205A9E" w14:textId="77777777" w:rsidR="00E65EC8" w:rsidRDefault="00E65EC8" w:rsidP="00F245CE">
      <w:pPr>
        <w:spacing w:after="0" w:line="276" w:lineRule="auto"/>
      </w:pPr>
    </w:p>
    <w:p w14:paraId="6E413125" w14:textId="77777777" w:rsidR="00E65EC8" w:rsidRDefault="00E65EC8" w:rsidP="00F245CE">
      <w:pPr>
        <w:spacing w:after="0" w:line="276" w:lineRule="auto"/>
      </w:pPr>
    </w:p>
    <w:p w14:paraId="560738CC" w14:textId="77777777" w:rsidR="00E65EC8" w:rsidRDefault="00E65EC8" w:rsidP="00F245CE">
      <w:pPr>
        <w:spacing w:after="0" w:line="276" w:lineRule="auto"/>
      </w:pPr>
    </w:p>
    <w:p w14:paraId="6E1ADAB9" w14:textId="77777777" w:rsidR="00E65EC8" w:rsidRDefault="00E65EC8" w:rsidP="00F245CE">
      <w:pPr>
        <w:spacing w:after="0" w:line="276" w:lineRule="auto"/>
      </w:pPr>
    </w:p>
    <w:p w14:paraId="1745EBA3" w14:textId="77777777" w:rsidR="00E65EC8" w:rsidRDefault="00E65EC8" w:rsidP="00F245CE">
      <w:pPr>
        <w:spacing w:after="0" w:line="276" w:lineRule="auto"/>
      </w:pPr>
    </w:p>
    <w:p w14:paraId="706D8C93" w14:textId="77777777" w:rsidR="00E65EC8" w:rsidRDefault="00E65EC8" w:rsidP="00F245CE">
      <w:pPr>
        <w:spacing w:after="0" w:line="276" w:lineRule="auto"/>
      </w:pPr>
    </w:p>
    <w:p w14:paraId="35B6E4BB" w14:textId="77777777" w:rsidR="00E65EC8" w:rsidRDefault="00E65EC8" w:rsidP="00F245CE">
      <w:pPr>
        <w:spacing w:after="0" w:line="276" w:lineRule="auto"/>
      </w:pPr>
    </w:p>
    <w:p w14:paraId="4471A131" w14:textId="77777777" w:rsidR="00E65EC8" w:rsidRDefault="00E65EC8" w:rsidP="00F245CE">
      <w:pPr>
        <w:spacing w:after="0" w:line="276" w:lineRule="auto"/>
      </w:pPr>
    </w:p>
    <w:p w14:paraId="5641A4AC" w14:textId="77777777" w:rsidR="00E65EC8" w:rsidRDefault="00E65EC8" w:rsidP="00F245CE">
      <w:pPr>
        <w:spacing w:after="0" w:line="276" w:lineRule="auto"/>
      </w:pPr>
    </w:p>
    <w:p w14:paraId="2F574C74" w14:textId="77777777" w:rsidR="00E65EC8" w:rsidRDefault="00E65EC8" w:rsidP="00F245CE">
      <w:pPr>
        <w:spacing w:after="0" w:line="276" w:lineRule="auto"/>
      </w:pPr>
    </w:p>
    <w:p w14:paraId="431CBC2E" w14:textId="77777777" w:rsidR="00E65EC8" w:rsidRDefault="00E65EC8" w:rsidP="00F245CE">
      <w:pPr>
        <w:spacing w:after="0" w:line="276" w:lineRule="auto"/>
      </w:pPr>
    </w:p>
    <w:p w14:paraId="406C19D6" w14:textId="77777777" w:rsidR="00E65EC8" w:rsidRDefault="00E65EC8" w:rsidP="00F245CE">
      <w:pPr>
        <w:spacing w:after="0" w:line="276" w:lineRule="auto"/>
      </w:pPr>
    </w:p>
    <w:p w14:paraId="2EC25047" w14:textId="02DF3D8F" w:rsidR="00E65EC8" w:rsidRPr="002009F1" w:rsidRDefault="00E65EC8" w:rsidP="00F245CE">
      <w:pPr>
        <w:pStyle w:val="Heading2"/>
      </w:pPr>
      <w:bookmarkStart w:id="59" w:name="_Toc144483472"/>
      <w:bookmarkStart w:id="60" w:name="_Toc144487491"/>
      <w:bookmarkStart w:id="61" w:name="_Toc144490884"/>
      <w:bookmarkStart w:id="62" w:name="_Toc144491872"/>
      <w:bookmarkStart w:id="63" w:name="_Toc159358184"/>
      <w:bookmarkStart w:id="64" w:name="_Toc193208446"/>
      <w:bookmarkStart w:id="65" w:name="_Toc195093267"/>
      <w:bookmarkStart w:id="66" w:name="_Toc195094763"/>
      <w:bookmarkStart w:id="67" w:name="_Toc195098830"/>
      <w:bookmarkStart w:id="68" w:name="_Toc195099584"/>
      <w:bookmarkStart w:id="69" w:name="_Toc196315807"/>
      <w:bookmarkStart w:id="70" w:name="_Toc196330134"/>
      <w:bookmarkStart w:id="71" w:name="_Toc196333804"/>
      <w:bookmarkStart w:id="72" w:name="_Toc196334868"/>
      <w:bookmarkStart w:id="73" w:name="_Toc210298393"/>
      <w:r>
        <w:t>Chapter 2</w:t>
      </w:r>
      <w:bookmarkEnd w:id="59"/>
      <w:bookmarkEnd w:id="60"/>
      <w:bookmarkEnd w:id="61"/>
      <w:bookmarkEnd w:id="62"/>
      <w:bookmarkEnd w:id="63"/>
      <w:bookmarkEnd w:id="64"/>
      <w:bookmarkEnd w:id="65"/>
      <w:bookmarkEnd w:id="66"/>
      <w:bookmarkEnd w:id="67"/>
      <w:bookmarkEnd w:id="68"/>
      <w:r w:rsidR="00903653">
        <w:t>.</w:t>
      </w:r>
      <w:bookmarkStart w:id="74" w:name="_Toc195098831"/>
      <w:bookmarkEnd w:id="69"/>
      <w:bookmarkEnd w:id="70"/>
      <w:bookmarkEnd w:id="71"/>
      <w:bookmarkEnd w:id="72"/>
      <w:r w:rsidR="00D32189">
        <w:t xml:space="preserve"> </w:t>
      </w:r>
      <w:r>
        <w:t>Organizational Overview</w:t>
      </w:r>
      <w:bookmarkEnd w:id="73"/>
      <w:bookmarkEnd w:id="74"/>
    </w:p>
    <w:p w14:paraId="6F8E81B7" w14:textId="77777777" w:rsidR="00E65EC8" w:rsidRDefault="00E65EC8" w:rsidP="00F245CE">
      <w:pPr>
        <w:spacing w:after="0" w:line="276" w:lineRule="auto"/>
      </w:pPr>
    </w:p>
    <w:p w14:paraId="49134616" w14:textId="77777777" w:rsidR="00E65EC8" w:rsidRDefault="00E65EC8" w:rsidP="00F245CE">
      <w:pPr>
        <w:spacing w:after="0" w:line="276" w:lineRule="auto"/>
      </w:pPr>
    </w:p>
    <w:p w14:paraId="03749688" w14:textId="77777777" w:rsidR="00E65EC8" w:rsidRDefault="00E65EC8" w:rsidP="00F245CE">
      <w:pPr>
        <w:spacing w:after="0" w:line="276" w:lineRule="auto"/>
      </w:pPr>
    </w:p>
    <w:p w14:paraId="2ABF9F66" w14:textId="77777777" w:rsidR="00E65EC8" w:rsidRDefault="00E65EC8" w:rsidP="00F245CE">
      <w:pPr>
        <w:spacing w:after="0" w:line="276" w:lineRule="auto"/>
      </w:pPr>
    </w:p>
    <w:p w14:paraId="1452C42E" w14:textId="77777777" w:rsidR="00E65EC8" w:rsidRDefault="00E65EC8" w:rsidP="00F245CE">
      <w:pPr>
        <w:spacing w:after="0" w:line="276" w:lineRule="auto"/>
      </w:pPr>
    </w:p>
    <w:p w14:paraId="463CCE0F" w14:textId="77777777" w:rsidR="00E65EC8" w:rsidRDefault="00E65EC8" w:rsidP="00F245CE">
      <w:pPr>
        <w:spacing w:after="0" w:line="276" w:lineRule="auto"/>
      </w:pPr>
    </w:p>
    <w:p w14:paraId="25B9FBE1" w14:textId="77777777" w:rsidR="00E65EC8" w:rsidRDefault="00E65EC8" w:rsidP="00F245CE">
      <w:pPr>
        <w:spacing w:after="0" w:line="276" w:lineRule="auto"/>
      </w:pPr>
    </w:p>
    <w:p w14:paraId="6B00A5D3" w14:textId="77777777" w:rsidR="00E65EC8" w:rsidRDefault="00E65EC8" w:rsidP="00F245CE">
      <w:pPr>
        <w:spacing w:after="0" w:line="276" w:lineRule="auto"/>
      </w:pPr>
    </w:p>
    <w:p w14:paraId="12E68D9C" w14:textId="77777777" w:rsidR="00E65EC8" w:rsidRDefault="00E65EC8" w:rsidP="00F245CE">
      <w:pPr>
        <w:spacing w:after="0" w:line="276" w:lineRule="auto"/>
      </w:pPr>
    </w:p>
    <w:p w14:paraId="31D35A30" w14:textId="77777777" w:rsidR="00E65EC8" w:rsidRDefault="00E65EC8" w:rsidP="00F245CE">
      <w:pPr>
        <w:spacing w:after="0" w:line="276" w:lineRule="auto"/>
      </w:pPr>
    </w:p>
    <w:p w14:paraId="1437A5FA" w14:textId="77777777" w:rsidR="00E65EC8" w:rsidRDefault="00E65EC8" w:rsidP="00F245CE">
      <w:pPr>
        <w:spacing w:after="0" w:line="276" w:lineRule="auto"/>
      </w:pPr>
    </w:p>
    <w:p w14:paraId="35E726B0" w14:textId="77777777" w:rsidR="00E65EC8" w:rsidRDefault="00E65EC8" w:rsidP="00F245CE">
      <w:pPr>
        <w:spacing w:after="0" w:line="276" w:lineRule="auto"/>
      </w:pPr>
    </w:p>
    <w:p w14:paraId="7FC3F09F" w14:textId="77777777" w:rsidR="00E65EC8" w:rsidRDefault="00E65EC8" w:rsidP="00F245CE">
      <w:pPr>
        <w:spacing w:after="200" w:line="276" w:lineRule="auto"/>
      </w:pPr>
    </w:p>
    <w:p w14:paraId="1AF2F6EE" w14:textId="77777777" w:rsidR="00E65EC8" w:rsidRDefault="00E65EC8" w:rsidP="00F245CE">
      <w:pPr>
        <w:spacing w:line="276" w:lineRule="auto"/>
      </w:pPr>
    </w:p>
    <w:p w14:paraId="1A05B4EA" w14:textId="77777777" w:rsidR="00F245CE" w:rsidRDefault="00F245CE" w:rsidP="00F245CE">
      <w:pPr>
        <w:pStyle w:val="BodyText"/>
        <w:spacing w:line="276" w:lineRule="auto"/>
      </w:pPr>
    </w:p>
    <w:p w14:paraId="0209F912" w14:textId="77777777" w:rsidR="00F245CE" w:rsidRDefault="00F245CE" w:rsidP="00F245CE">
      <w:pPr>
        <w:pStyle w:val="BodyText"/>
        <w:spacing w:line="276" w:lineRule="auto"/>
      </w:pPr>
    </w:p>
    <w:p w14:paraId="740BD5CD" w14:textId="77777777" w:rsidR="00F245CE" w:rsidRDefault="00F245CE" w:rsidP="00F245CE">
      <w:pPr>
        <w:pStyle w:val="BodyText"/>
        <w:spacing w:line="276" w:lineRule="auto"/>
      </w:pPr>
    </w:p>
    <w:p w14:paraId="39740FBC" w14:textId="77777777" w:rsidR="00F245CE" w:rsidRDefault="00F245CE" w:rsidP="00F245CE">
      <w:pPr>
        <w:pStyle w:val="BodyText"/>
        <w:spacing w:line="276" w:lineRule="auto"/>
      </w:pPr>
    </w:p>
    <w:p w14:paraId="0A1EBBC4" w14:textId="77777777" w:rsidR="00F245CE" w:rsidRDefault="00F245CE" w:rsidP="00F245CE">
      <w:pPr>
        <w:pStyle w:val="BodyText"/>
        <w:spacing w:line="276" w:lineRule="auto"/>
      </w:pPr>
    </w:p>
    <w:p w14:paraId="5CD5BE34" w14:textId="77777777" w:rsidR="00F245CE" w:rsidRDefault="00F245CE" w:rsidP="00F245CE">
      <w:pPr>
        <w:pStyle w:val="BodyText"/>
        <w:spacing w:line="276" w:lineRule="auto"/>
      </w:pPr>
    </w:p>
    <w:p w14:paraId="780C9797" w14:textId="77777777" w:rsidR="00F245CE" w:rsidRDefault="00F245CE" w:rsidP="00F245CE">
      <w:pPr>
        <w:pStyle w:val="BodyText"/>
        <w:spacing w:line="276" w:lineRule="auto"/>
      </w:pPr>
    </w:p>
    <w:p w14:paraId="29A5F6C7" w14:textId="0896B6B4" w:rsidR="0047613A" w:rsidRDefault="00CC1F2D" w:rsidP="00CC1F2D">
      <w:pPr>
        <w:pStyle w:val="BodyText"/>
        <w:spacing w:line="276" w:lineRule="auto"/>
      </w:pPr>
      <w:r w:rsidRPr="00141324">
        <w:rPr>
          <w:rFonts w:eastAsia="Times New Roman"/>
        </w:rPr>
        <w:lastRenderedPageBreak/>
        <w:t>EMPOWERBD is a forward-thinking IT firm and software solutions provider with a dual presence in Dhaka, Bangladesh, and Ontario, Canada. The organization is dedicated to bridging the gap between complex business challenges and intuitive digital solutions. EMPOWERBD specializes in custom software engineering, responsive web platforms, mobile application development, and targeted digital marketing campaigns. Furthermore, the company has developed a strong portfolio of proprietary enterprise solutions, including academic management platforms, donor management systems, and advanced inventory tracking software.</w:t>
      </w:r>
    </w:p>
    <w:p w14:paraId="14D1CA0D" w14:textId="1B46965F" w:rsidR="00CC1F2D" w:rsidRDefault="00CC1F2D" w:rsidP="0090247F">
      <w:pPr>
        <w:pStyle w:val="FigureCell"/>
      </w:pPr>
      <w:bookmarkStart w:id="75" w:name="_Toc210298761"/>
      <w:r>
        <w:rPr>
          <w:noProof/>
        </w:rPr>
        <w:drawing>
          <wp:inline distT="0" distB="0" distL="0" distR="0" wp14:anchorId="79202CA6" wp14:editId="099C15B8">
            <wp:extent cx="993913" cy="1041119"/>
            <wp:effectExtent l="0" t="0" r="0" b="6985"/>
            <wp:docPr id="4" name="Picture 4" descr="EmpowerBD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owerBD -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962" cy="1062120"/>
                    </a:xfrm>
                    <a:prstGeom prst="rect">
                      <a:avLst/>
                    </a:prstGeom>
                    <a:noFill/>
                    <a:ln>
                      <a:noFill/>
                    </a:ln>
                  </pic:spPr>
                </pic:pic>
              </a:graphicData>
            </a:graphic>
          </wp:inline>
        </w:drawing>
      </w:r>
      <w:r w:rsidRPr="00CC1F2D">
        <w:rPr>
          <w:noProof/>
        </w:rPr>
        <w:t xml:space="preserve"> </w:t>
      </w:r>
      <w:r w:rsidRPr="00CC1F2D">
        <w:rPr>
          <w:noProof/>
        </w:rPr>
        <w:drawing>
          <wp:inline distT="0" distB="0" distL="0" distR="0" wp14:anchorId="2E7FCF84" wp14:editId="1BEE1349">
            <wp:extent cx="2862470" cy="980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419" cy="991146"/>
                    </a:xfrm>
                    <a:prstGeom prst="rect">
                      <a:avLst/>
                    </a:prstGeom>
                  </pic:spPr>
                </pic:pic>
              </a:graphicData>
            </a:graphic>
          </wp:inline>
        </w:drawing>
      </w:r>
    </w:p>
    <w:p w14:paraId="3520D229" w14:textId="77FBE01E" w:rsidR="0090247F" w:rsidRPr="0090247F" w:rsidRDefault="0090247F" w:rsidP="0090247F">
      <w:pPr>
        <w:pStyle w:val="FigureCell"/>
        <w:rPr>
          <w:rStyle w:val="fontstyle01"/>
          <w:rFonts w:ascii="Times New Roman" w:hAnsi="Times New Roman" w:cs="Times New Roman"/>
          <w:color w:val="auto"/>
          <w:sz w:val="24"/>
          <w:szCs w:val="24"/>
        </w:rPr>
      </w:pPr>
      <w:r w:rsidRPr="00981EDA">
        <w:t xml:space="preserve">Figure </w:t>
      </w:r>
      <w:r>
        <w:t>2</w:t>
      </w:r>
      <w:r w:rsidRPr="00981EDA">
        <w:t xml:space="preserve">: </w:t>
      </w:r>
      <w:r>
        <w:t>Organization Logo</w:t>
      </w:r>
      <w:bookmarkEnd w:id="75"/>
    </w:p>
    <w:p w14:paraId="6848777A" w14:textId="77777777" w:rsidR="00DF7AFB" w:rsidRDefault="00DF7AFB" w:rsidP="00896114">
      <w:pPr>
        <w:pStyle w:val="Heading4"/>
      </w:pPr>
      <w:bookmarkStart w:id="76" w:name="_Toc27"/>
      <w:bookmarkStart w:id="77" w:name="_Toc210298394"/>
      <w:r>
        <w:t>2.1 Organization Vision</w:t>
      </w:r>
      <w:bookmarkEnd w:id="76"/>
      <w:bookmarkEnd w:id="77"/>
    </w:p>
    <w:p w14:paraId="3F1C6A7F" w14:textId="77777777" w:rsidR="00DF7AFB" w:rsidRDefault="00DF7AFB" w:rsidP="00F245CE">
      <w:pPr>
        <w:pStyle w:val="BodyText"/>
        <w:spacing w:line="276" w:lineRule="auto"/>
      </w:pPr>
      <w:r>
        <w:t>Vision: “We code better life.”</w:t>
      </w:r>
    </w:p>
    <w:p w14:paraId="402E688C" w14:textId="77777777" w:rsidR="00DF7AFB" w:rsidRDefault="00DF7AFB" w:rsidP="00F245CE">
      <w:pPr>
        <w:pStyle w:val="BodyText"/>
        <w:spacing w:line="276" w:lineRule="auto"/>
      </w:pPr>
      <w:r>
        <w:t>This concise, aspirational statement reflects CODETREE’s commitment to enhancing everyday experiences through smart, efficient, and life-enriching digital solutions.</w:t>
      </w:r>
    </w:p>
    <w:p w14:paraId="4F6D979A" w14:textId="77777777" w:rsidR="00DF7AFB" w:rsidRDefault="00DF7AFB" w:rsidP="00896114">
      <w:pPr>
        <w:pStyle w:val="Heading4"/>
      </w:pPr>
      <w:bookmarkStart w:id="78" w:name="_Toc28"/>
      <w:bookmarkStart w:id="79" w:name="_Toc210298395"/>
      <w:r>
        <w:t>2.2 Organization Mission</w:t>
      </w:r>
      <w:bookmarkEnd w:id="78"/>
      <w:bookmarkEnd w:id="79"/>
    </w:p>
    <w:p w14:paraId="3A5DD97E" w14:textId="68CB01D3" w:rsidR="00DF7AFB" w:rsidRDefault="00DF7AFB" w:rsidP="00F245CE">
      <w:pPr>
        <w:pStyle w:val="BodyText"/>
        <w:spacing w:line="276" w:lineRule="auto"/>
      </w:pPr>
      <w:r>
        <w:t xml:space="preserve"> </w:t>
      </w:r>
      <w:r w:rsidR="00CC1F2D" w:rsidRPr="00141324">
        <w:rPr>
          <w:rFonts w:eastAsia="Times New Roman"/>
        </w:rPr>
        <w:t>EMPOWERBD operates with the mission of consolidating top-tier digital talent—ranging from UI/UX designers to full-stack engineers—into a unified ecosystem capable of delivering high-performance, scalable, and tailored software</w:t>
      </w:r>
      <w:r w:rsidR="00CC1F2D">
        <w:rPr>
          <w:rFonts w:eastAsia="Times New Roman"/>
        </w:rPr>
        <w:t xml:space="preserve"> products to a global clientele</w:t>
      </w:r>
      <w:r>
        <w:t>.</w:t>
      </w:r>
    </w:p>
    <w:p w14:paraId="3D6D9BDA" w14:textId="6D8B7529" w:rsidR="00DF7AFB" w:rsidRDefault="00DF7AFB" w:rsidP="00896114">
      <w:pPr>
        <w:pStyle w:val="Heading4"/>
      </w:pPr>
      <w:bookmarkStart w:id="80" w:name="_Toc29"/>
      <w:bookmarkStart w:id="81" w:name="_Toc210298396"/>
      <w:r>
        <w:t>2.3 Organization Services</w:t>
      </w:r>
      <w:bookmarkEnd w:id="80"/>
      <w:bookmarkEnd w:id="81"/>
    </w:p>
    <w:p w14:paraId="3100D54F" w14:textId="3BC1FFC9" w:rsidR="00DF7AFB" w:rsidRDefault="00CC1F2D" w:rsidP="00F245CE">
      <w:pPr>
        <w:pStyle w:val="BodyText"/>
        <w:spacing w:line="276" w:lineRule="auto"/>
      </w:pPr>
      <w:r>
        <w:t>Empowerbd</w:t>
      </w:r>
      <w:r w:rsidR="00DF7AFB">
        <w:t xml:space="preserve"> offers a comprehensive suite of services, catering to a wide range of digital and technological needs. Key services include:</w:t>
      </w:r>
    </w:p>
    <w:p w14:paraId="08040CBF" w14:textId="77777777" w:rsidR="00DF7AFB" w:rsidRDefault="00DF7AFB" w:rsidP="000945BA">
      <w:pPr>
        <w:pStyle w:val="BodyText"/>
        <w:numPr>
          <w:ilvl w:val="0"/>
          <w:numId w:val="13"/>
        </w:numPr>
        <w:spacing w:line="276" w:lineRule="auto"/>
      </w:pPr>
      <w:r>
        <w:t>Web Development &amp; Design – creating dynamic, responsive websites</w:t>
      </w:r>
    </w:p>
    <w:p w14:paraId="1E69B515" w14:textId="77777777" w:rsidR="00DF7AFB" w:rsidRDefault="00DF7AFB" w:rsidP="000945BA">
      <w:pPr>
        <w:pStyle w:val="BodyText"/>
        <w:numPr>
          <w:ilvl w:val="0"/>
          <w:numId w:val="13"/>
        </w:numPr>
        <w:spacing w:line="276" w:lineRule="auto"/>
      </w:pPr>
      <w:r>
        <w:t>App Development – building custom mobile applications</w:t>
      </w:r>
    </w:p>
    <w:p w14:paraId="5854BB39" w14:textId="77777777" w:rsidR="00DF7AFB" w:rsidRDefault="00DF7AFB" w:rsidP="000945BA">
      <w:pPr>
        <w:pStyle w:val="BodyText"/>
        <w:numPr>
          <w:ilvl w:val="0"/>
          <w:numId w:val="13"/>
        </w:numPr>
        <w:spacing w:line="276" w:lineRule="auto"/>
      </w:pPr>
      <w:r>
        <w:t>Graphic Design – crafting visual identities and marketing materials</w:t>
      </w:r>
    </w:p>
    <w:p w14:paraId="459F5652" w14:textId="77777777" w:rsidR="00DF7AFB" w:rsidRDefault="00DF7AFB" w:rsidP="000945BA">
      <w:pPr>
        <w:pStyle w:val="BodyText"/>
        <w:numPr>
          <w:ilvl w:val="0"/>
          <w:numId w:val="13"/>
        </w:numPr>
        <w:spacing w:line="276" w:lineRule="auto"/>
      </w:pPr>
      <w:r>
        <w:t>Digital Marketing – implementing online advertising and promotion strategies</w:t>
      </w:r>
    </w:p>
    <w:p w14:paraId="0CBF4EC0" w14:textId="77777777" w:rsidR="00DF7AFB" w:rsidRDefault="00DF7AFB" w:rsidP="000945BA">
      <w:pPr>
        <w:pStyle w:val="BodyText"/>
        <w:numPr>
          <w:ilvl w:val="0"/>
          <w:numId w:val="13"/>
        </w:numPr>
        <w:spacing w:line="276" w:lineRule="auto"/>
      </w:pPr>
      <w:r>
        <w:t>Bulk SMS Services – mass messaging for customer outreach</w:t>
      </w:r>
    </w:p>
    <w:p w14:paraId="223CCFC1" w14:textId="77777777" w:rsidR="00DF7AFB" w:rsidRDefault="00DF7AFB" w:rsidP="000945BA">
      <w:pPr>
        <w:pStyle w:val="BodyText"/>
        <w:numPr>
          <w:ilvl w:val="0"/>
          <w:numId w:val="13"/>
        </w:numPr>
        <w:spacing w:line="276" w:lineRule="auto"/>
      </w:pPr>
      <w:r>
        <w:t>Cloud Hosting – reliable infrastructure for hosting client solutions</w:t>
      </w:r>
    </w:p>
    <w:p w14:paraId="11FAD4D7" w14:textId="77777777" w:rsidR="00DF7AFB" w:rsidRDefault="00DF7AFB" w:rsidP="00F245CE">
      <w:pPr>
        <w:pStyle w:val="BodyText"/>
        <w:spacing w:line="276" w:lineRule="auto"/>
      </w:pPr>
      <w:r>
        <w:lastRenderedPageBreak/>
        <w:t>Additionally, they provide specialized software solutions such as:</w:t>
      </w:r>
    </w:p>
    <w:p w14:paraId="5EC3F8A5" w14:textId="77777777" w:rsidR="00DF7AFB" w:rsidRDefault="00DF7AFB" w:rsidP="000945BA">
      <w:pPr>
        <w:pStyle w:val="BodyText"/>
        <w:numPr>
          <w:ilvl w:val="0"/>
          <w:numId w:val="14"/>
        </w:numPr>
        <w:spacing w:line="276" w:lineRule="auto"/>
      </w:pPr>
      <w:r>
        <w:t>Point-of-Sale (POS) &amp; Inventory Management</w:t>
      </w:r>
    </w:p>
    <w:p w14:paraId="1F26C928" w14:textId="77777777" w:rsidR="00DF7AFB" w:rsidRDefault="00DF7AFB" w:rsidP="000945BA">
      <w:pPr>
        <w:pStyle w:val="BodyText"/>
        <w:numPr>
          <w:ilvl w:val="0"/>
          <w:numId w:val="14"/>
        </w:numPr>
        <w:spacing w:line="276" w:lineRule="auto"/>
      </w:pPr>
      <w:r>
        <w:t>School &amp; College Management Systems</w:t>
      </w:r>
    </w:p>
    <w:p w14:paraId="2DFFB6A2" w14:textId="77777777" w:rsidR="00DF7AFB" w:rsidRDefault="00DF7AFB" w:rsidP="000945BA">
      <w:pPr>
        <w:pStyle w:val="BodyText"/>
        <w:numPr>
          <w:ilvl w:val="0"/>
          <w:numId w:val="14"/>
        </w:numPr>
        <w:spacing w:line="276" w:lineRule="auto"/>
      </w:pPr>
      <w:r>
        <w:t>Donation Management Platforms.</w:t>
      </w:r>
    </w:p>
    <w:p w14:paraId="676CEE5F" w14:textId="5E5AA3B8" w:rsidR="005E6F5E" w:rsidRDefault="005E6F5E" w:rsidP="00F245CE">
      <w:pPr>
        <w:spacing w:after="0" w:line="276" w:lineRule="auto"/>
        <w:jc w:val="left"/>
        <w:rPr>
          <w:rFonts w:eastAsia="Times New Roman"/>
        </w:rPr>
      </w:pPr>
    </w:p>
    <w:p w14:paraId="72033254" w14:textId="77777777" w:rsidR="0071417A" w:rsidRPr="00DF7AFB" w:rsidRDefault="0071417A" w:rsidP="00896114">
      <w:pPr>
        <w:pStyle w:val="Heading4"/>
      </w:pPr>
      <w:bookmarkStart w:id="82" w:name="_Toc210298397"/>
      <w:r w:rsidRPr="00DF7AFB">
        <w:t>2.4 Organizational Structure</w:t>
      </w:r>
      <w:bookmarkEnd w:id="82"/>
      <w:r w:rsidRPr="00DF7AFB">
        <w:t xml:space="preserve"> </w:t>
      </w:r>
    </w:p>
    <w:p w14:paraId="3D1A1173" w14:textId="77777777" w:rsidR="00A151B0" w:rsidRDefault="00A151B0" w:rsidP="00F245CE">
      <w:pPr>
        <w:pStyle w:val="BodyText"/>
        <w:spacing w:line="276" w:lineRule="auto"/>
        <w:ind w:firstLine="0"/>
        <w:sectPr w:rsidR="00A151B0" w:rsidSect="00DB681C">
          <w:pgSz w:w="12240" w:h="15840"/>
          <w:pgMar w:top="1440" w:right="1440" w:bottom="1440" w:left="1800" w:header="720" w:footer="720" w:gutter="0"/>
          <w:cols w:space="720"/>
          <w:titlePg/>
          <w:docGrid w:linePitch="360"/>
        </w:sectPr>
      </w:pPr>
    </w:p>
    <w:p w14:paraId="2C1C2FEC" w14:textId="77777777" w:rsidR="00022698" w:rsidRDefault="00022698" w:rsidP="00F245CE">
      <w:pPr>
        <w:spacing w:after="0" w:line="276" w:lineRule="auto"/>
      </w:pPr>
    </w:p>
    <w:p w14:paraId="5067494D" w14:textId="77777777" w:rsidR="00022698" w:rsidRDefault="00022698" w:rsidP="00F245CE">
      <w:pPr>
        <w:spacing w:after="0" w:line="276" w:lineRule="auto"/>
      </w:pPr>
    </w:p>
    <w:p w14:paraId="2573DD46" w14:textId="77777777" w:rsidR="00022698" w:rsidRDefault="00022698" w:rsidP="00F245CE">
      <w:pPr>
        <w:spacing w:after="0" w:line="276" w:lineRule="auto"/>
      </w:pPr>
    </w:p>
    <w:p w14:paraId="68FC9926" w14:textId="77777777" w:rsidR="00022698" w:rsidRDefault="00022698" w:rsidP="00F245CE">
      <w:pPr>
        <w:spacing w:after="0" w:line="276" w:lineRule="auto"/>
      </w:pPr>
    </w:p>
    <w:p w14:paraId="3D8C3506" w14:textId="77777777" w:rsidR="00022698" w:rsidRDefault="00022698" w:rsidP="00F245CE">
      <w:pPr>
        <w:spacing w:after="0" w:line="276" w:lineRule="auto"/>
      </w:pPr>
    </w:p>
    <w:p w14:paraId="46DB0870" w14:textId="77777777" w:rsidR="00022698" w:rsidRDefault="00022698" w:rsidP="00F245CE">
      <w:pPr>
        <w:spacing w:after="0" w:line="276" w:lineRule="auto"/>
      </w:pPr>
    </w:p>
    <w:p w14:paraId="5BDF81AF" w14:textId="77777777" w:rsidR="00022698" w:rsidRDefault="00022698" w:rsidP="00F245CE">
      <w:pPr>
        <w:spacing w:after="0" w:line="276" w:lineRule="auto"/>
      </w:pPr>
    </w:p>
    <w:p w14:paraId="287EFDFA" w14:textId="77777777" w:rsidR="00022698" w:rsidRDefault="00022698" w:rsidP="00F245CE">
      <w:pPr>
        <w:spacing w:after="0" w:line="276" w:lineRule="auto"/>
      </w:pPr>
    </w:p>
    <w:p w14:paraId="2AE22CC6" w14:textId="77777777" w:rsidR="00022698" w:rsidRDefault="00022698" w:rsidP="00F245CE">
      <w:pPr>
        <w:spacing w:after="0" w:line="276" w:lineRule="auto"/>
      </w:pPr>
    </w:p>
    <w:p w14:paraId="41DC7050" w14:textId="77777777" w:rsidR="00022698" w:rsidRDefault="00022698" w:rsidP="00F245CE">
      <w:pPr>
        <w:spacing w:after="0" w:line="276" w:lineRule="auto"/>
      </w:pPr>
    </w:p>
    <w:p w14:paraId="40CD725F" w14:textId="77777777" w:rsidR="00022698" w:rsidRDefault="00022698" w:rsidP="00F245CE">
      <w:pPr>
        <w:spacing w:after="0" w:line="276" w:lineRule="auto"/>
      </w:pPr>
    </w:p>
    <w:p w14:paraId="24A98107" w14:textId="77777777" w:rsidR="00A151B0" w:rsidRDefault="00A151B0" w:rsidP="00F245CE">
      <w:pPr>
        <w:spacing w:after="0" w:line="276" w:lineRule="auto"/>
      </w:pPr>
    </w:p>
    <w:p w14:paraId="15C7AD35" w14:textId="77777777" w:rsidR="00A151B0" w:rsidRDefault="00A151B0" w:rsidP="00F245CE">
      <w:pPr>
        <w:spacing w:after="0" w:line="276" w:lineRule="auto"/>
      </w:pPr>
    </w:p>
    <w:p w14:paraId="284C7E8E" w14:textId="77777777" w:rsidR="00A151B0" w:rsidRDefault="00A151B0" w:rsidP="00F245CE">
      <w:pPr>
        <w:spacing w:after="0" w:line="276" w:lineRule="auto"/>
      </w:pPr>
    </w:p>
    <w:p w14:paraId="2541E07F" w14:textId="7D54B9DA" w:rsidR="00022698" w:rsidRPr="00CF000B" w:rsidRDefault="00022698" w:rsidP="00F245CE">
      <w:pPr>
        <w:pStyle w:val="Heading2"/>
      </w:pPr>
      <w:bookmarkStart w:id="83" w:name="_Toc144483478"/>
      <w:bookmarkStart w:id="84" w:name="_Toc144487497"/>
      <w:bookmarkStart w:id="85" w:name="_Toc144490890"/>
      <w:bookmarkStart w:id="86" w:name="_Toc144491878"/>
      <w:bookmarkStart w:id="87" w:name="_Toc159358190"/>
      <w:bookmarkStart w:id="88" w:name="_Toc193208452"/>
      <w:bookmarkStart w:id="89" w:name="_Toc195093273"/>
      <w:bookmarkStart w:id="90" w:name="_Toc195094769"/>
      <w:bookmarkStart w:id="91" w:name="_Toc195098836"/>
      <w:bookmarkStart w:id="92" w:name="_Toc195099590"/>
      <w:bookmarkStart w:id="93" w:name="_Toc196315813"/>
      <w:bookmarkStart w:id="94" w:name="_Toc196330140"/>
      <w:bookmarkStart w:id="95" w:name="_Toc196333812"/>
      <w:bookmarkStart w:id="96" w:name="_Toc196334876"/>
      <w:bookmarkStart w:id="97" w:name="_Toc210298400"/>
      <w:r w:rsidRPr="00CF000B">
        <w:t>Chapter 3</w:t>
      </w:r>
      <w:bookmarkEnd w:id="83"/>
      <w:bookmarkEnd w:id="84"/>
      <w:bookmarkEnd w:id="85"/>
      <w:bookmarkEnd w:id="86"/>
      <w:bookmarkEnd w:id="87"/>
      <w:bookmarkEnd w:id="88"/>
      <w:bookmarkEnd w:id="89"/>
      <w:bookmarkEnd w:id="90"/>
      <w:bookmarkEnd w:id="91"/>
      <w:bookmarkEnd w:id="92"/>
      <w:r w:rsidR="00903653" w:rsidRPr="00CF000B">
        <w:t>.</w:t>
      </w:r>
      <w:bookmarkEnd w:id="93"/>
      <w:bookmarkEnd w:id="94"/>
      <w:bookmarkEnd w:id="95"/>
      <w:bookmarkEnd w:id="96"/>
      <w:r w:rsidR="00062445" w:rsidRPr="00CF000B">
        <w:t xml:space="preserve"> Requirement Engineering</w:t>
      </w:r>
      <w:bookmarkEnd w:id="97"/>
    </w:p>
    <w:p w14:paraId="6B4E3A7B" w14:textId="77777777" w:rsidR="00022698" w:rsidRDefault="00022698" w:rsidP="00F245CE">
      <w:pPr>
        <w:spacing w:after="0" w:line="276" w:lineRule="auto"/>
      </w:pPr>
    </w:p>
    <w:p w14:paraId="3326726D" w14:textId="77777777" w:rsidR="00022698" w:rsidRDefault="00022698" w:rsidP="00F245CE">
      <w:pPr>
        <w:spacing w:after="0" w:line="276" w:lineRule="auto"/>
      </w:pPr>
    </w:p>
    <w:p w14:paraId="65008F3F" w14:textId="77777777" w:rsidR="00022698" w:rsidRDefault="00022698" w:rsidP="00F245CE">
      <w:pPr>
        <w:spacing w:after="0" w:line="276" w:lineRule="auto"/>
      </w:pPr>
    </w:p>
    <w:p w14:paraId="618440F2" w14:textId="77777777" w:rsidR="00022698" w:rsidRDefault="00022698" w:rsidP="00F245CE">
      <w:pPr>
        <w:spacing w:after="0" w:line="276" w:lineRule="auto"/>
      </w:pPr>
    </w:p>
    <w:p w14:paraId="29BC74AF" w14:textId="77777777" w:rsidR="00022698" w:rsidRDefault="00022698" w:rsidP="00F245CE">
      <w:pPr>
        <w:spacing w:after="0" w:line="276" w:lineRule="auto"/>
      </w:pPr>
    </w:p>
    <w:p w14:paraId="6DB9794C" w14:textId="36F4B1ED" w:rsidR="0096221C" w:rsidRDefault="00AE5F41" w:rsidP="00F245CE">
      <w:pPr>
        <w:spacing w:after="0" w:line="276" w:lineRule="auto"/>
      </w:pPr>
      <w:r>
        <w:br w:type="page"/>
      </w:r>
    </w:p>
    <w:p w14:paraId="63F4D807" w14:textId="0C997172" w:rsidR="00216ABE" w:rsidRPr="00216ABE" w:rsidRDefault="00216ABE" w:rsidP="00F117A7">
      <w:pPr>
        <w:pStyle w:val="BodyText"/>
        <w:spacing w:line="276" w:lineRule="auto"/>
      </w:pPr>
      <w:r w:rsidRPr="00216ABE">
        <w:lastRenderedPageBreak/>
        <w:t xml:space="preserve">Requirement engineering is the backbone of any successful software project, as it ensures that the system meets the true needs of its users while adhering to operational and regulatory standards. For complex systems like the </w:t>
      </w:r>
      <w:r w:rsidR="00CC1F2D">
        <w:rPr>
          <w:b/>
          <w:bCs/>
        </w:rPr>
        <w:t>Restaurant Management System</w:t>
      </w:r>
      <w:r w:rsidRPr="00216ABE">
        <w:t>, requirement engineering is crucial because it defines the workflows for order management, payment processing, inventory tracking, and reporting. A well-executed requirement engineering phase minimizes errors, reduces development costs, and ensures operational efficiency.</w:t>
      </w:r>
    </w:p>
    <w:p w14:paraId="43107E3A" w14:textId="63BFBEA4" w:rsidR="00216ABE" w:rsidRPr="00216ABE" w:rsidRDefault="00216ABE" w:rsidP="00F117A7">
      <w:pPr>
        <w:pStyle w:val="BodyText"/>
        <w:spacing w:line="276" w:lineRule="auto"/>
      </w:pPr>
      <w:r w:rsidRPr="00216ABE">
        <w:t xml:space="preserve">This chapter details the requirement elicitation, analysis, specification, and use case modeling of the </w:t>
      </w:r>
      <w:r w:rsidR="00CC1F2D">
        <w:rPr>
          <w:b/>
          <w:bCs/>
        </w:rPr>
        <w:t xml:space="preserve"> Restaurant System</w:t>
      </w:r>
      <w:r w:rsidRPr="00216ABE">
        <w:t>. Each section has been expanded to provide practical insights and real-world scenarios to illustrate the system's functionality.</w:t>
      </w:r>
    </w:p>
    <w:p w14:paraId="7FB5E3F8" w14:textId="73D1E743" w:rsidR="009C76EE" w:rsidRPr="001A0EB9" w:rsidRDefault="009C76EE" w:rsidP="00F117A7">
      <w:pPr>
        <w:spacing w:line="276" w:lineRule="auto"/>
      </w:pPr>
    </w:p>
    <w:p w14:paraId="7FF7AF74" w14:textId="2996CE5A" w:rsidR="009C76EE" w:rsidRPr="001A0EB9" w:rsidDel="00762C2B" w:rsidRDefault="009C76EE" w:rsidP="00896114">
      <w:pPr>
        <w:pStyle w:val="Heading4"/>
        <w:rPr>
          <w:del w:id="98" w:author="codex" w:date="2026-04-18T01:42:00Z"/>
        </w:rPr>
      </w:pPr>
      <w:bookmarkStart w:id="99" w:name="_Toc210298401"/>
      <w:r w:rsidRPr="001A0EB9">
        <w:t xml:space="preserve">3.1 </w:t>
      </w:r>
      <w:r w:rsidR="006C23C8" w:rsidRPr="001A0EB9">
        <w:t>Requirement</w:t>
      </w:r>
      <w:r w:rsidRPr="001A0EB9">
        <w:t xml:space="preserve"> Elicitation </w:t>
      </w:r>
      <w:r w:rsidR="005700B5" w:rsidRPr="005700B5">
        <w:t>"Developme</w:t>
      </w:r>
      <w:r w:rsidR="00CC1F2D">
        <w:t xml:space="preserve">nt of a Restaurant Management System for EMPOWERBD </w:t>
      </w:r>
      <w:del w:id="100" w:author="codex" w:date="2026-04-18T01:42:00Z">
        <w:r w:rsidR="005700B5" w:rsidRPr="005700B5" w:rsidDel="00762C2B">
          <w:delText>"</w:delText>
        </w:r>
        <w:bookmarkEnd w:id="99"/>
      </w:del>
    </w:p>
    <w:p w14:paraId="5F077AF4" w14:textId="4DB405C4" w:rsidR="009C76EE" w:rsidRPr="001A0EB9" w:rsidDel="00762C2B" w:rsidRDefault="009C76EE">
      <w:pPr>
        <w:pStyle w:val="Heading4"/>
        <w:rPr>
          <w:del w:id="101" w:author="codex" w:date="2026-04-18T01:39:00Z"/>
        </w:rPr>
        <w:pPrChange w:id="102" w:author="codex" w:date="2026-04-18T01:42:00Z">
          <w:pPr>
            <w:spacing w:line="276" w:lineRule="auto"/>
          </w:pPr>
        </w:pPrChange>
      </w:pPr>
    </w:p>
    <w:p w14:paraId="3D04D847" w14:textId="77777777" w:rsidR="009C76EE" w:rsidRPr="001A0EB9" w:rsidRDefault="009C76EE" w:rsidP="00F117A7">
      <w:pPr>
        <w:pStyle w:val="Heading5"/>
        <w:spacing w:line="276" w:lineRule="auto"/>
      </w:pPr>
      <w:bookmarkStart w:id="103" w:name="_Toc210298402"/>
      <w:r w:rsidRPr="001A0EB9">
        <w:t>3.1.1 Stakeholder Identification</w:t>
      </w:r>
      <w:bookmarkEnd w:id="103"/>
    </w:p>
    <w:p w14:paraId="742FCF88" w14:textId="2D2A2746" w:rsidR="00FC5844" w:rsidRPr="00CC1F2D" w:rsidRDefault="00FC5844" w:rsidP="00F117A7">
      <w:pPr>
        <w:spacing w:line="276" w:lineRule="auto"/>
        <w:rPr>
          <w:bCs/>
        </w:rPr>
      </w:pPr>
      <w:r w:rsidRPr="00CC1F2D">
        <w:rPr>
          <w:bCs/>
        </w:rPr>
        <w:t>Stakeholder Identification</w:t>
      </w:r>
    </w:p>
    <w:p w14:paraId="693987F2" w14:textId="77777777" w:rsidR="00FC5844" w:rsidRPr="00CC1F2D" w:rsidRDefault="00FC5844" w:rsidP="00F117A7">
      <w:pPr>
        <w:spacing w:line="276" w:lineRule="auto"/>
        <w:rPr>
          <w:bCs/>
        </w:rPr>
      </w:pPr>
      <w:r w:rsidRPr="00CC1F2D">
        <w:rPr>
          <w:bCs/>
        </w:rPr>
        <w:t>Primary Stakeholders:</w:t>
      </w:r>
    </w:p>
    <w:p w14:paraId="677E1DC6" w14:textId="34936C8A" w:rsidR="00216ABE" w:rsidRPr="00CC1F2D" w:rsidRDefault="00CC1F2D" w:rsidP="000945BA">
      <w:pPr>
        <w:numPr>
          <w:ilvl w:val="0"/>
          <w:numId w:val="9"/>
        </w:numPr>
        <w:spacing w:before="100" w:beforeAutospacing="1" w:after="100" w:afterAutospacing="1" w:line="276" w:lineRule="auto"/>
        <w:rPr>
          <w:rFonts w:eastAsia="Times New Roman"/>
        </w:rPr>
      </w:pPr>
      <w:r w:rsidRPr="00CC1F2D">
        <w:rPr>
          <w:rFonts w:eastAsia="Times New Roman"/>
          <w:bCs/>
        </w:rPr>
        <w:t>System Administrators/Owners:</w:t>
      </w:r>
      <w:r w:rsidRPr="00141324">
        <w:rPr>
          <w:rFonts w:eastAsia="Times New Roman"/>
        </w:rPr>
        <w:t xml:space="preserve"> Require macro-level control, financial summaries, </w:t>
      </w:r>
      <w:r w:rsidRPr="00CC1F2D">
        <w:rPr>
          <w:rFonts w:eastAsia="Times New Roman"/>
        </w:rPr>
        <w:t>and system configuration access</w:t>
      </w:r>
      <w:r w:rsidR="00216ABE" w:rsidRPr="00CC1F2D">
        <w:rPr>
          <w:rFonts w:eastAsia="Times New Roman"/>
        </w:rPr>
        <w:t>.</w:t>
      </w:r>
    </w:p>
    <w:p w14:paraId="6C492D56" w14:textId="77777777" w:rsidR="00216ABE" w:rsidRPr="00CC1F2D" w:rsidRDefault="00216ABE" w:rsidP="000945BA">
      <w:pPr>
        <w:numPr>
          <w:ilvl w:val="0"/>
          <w:numId w:val="9"/>
        </w:numPr>
        <w:spacing w:before="100" w:beforeAutospacing="1" w:after="100" w:afterAutospacing="1" w:line="276" w:lineRule="auto"/>
        <w:rPr>
          <w:rFonts w:eastAsia="Times New Roman"/>
        </w:rPr>
      </w:pPr>
      <w:r w:rsidRPr="00CC1F2D">
        <w:rPr>
          <w:rFonts w:eastAsia="Times New Roman"/>
          <w:bCs/>
        </w:rPr>
        <w:t>Restaurant Managers</w:t>
      </w:r>
      <w:r w:rsidRPr="00CC1F2D">
        <w:rPr>
          <w:rFonts w:eastAsia="Times New Roman"/>
        </w:rPr>
        <w:t>: Oversee daily operations, manage orders, and monitor inventory.</w:t>
      </w:r>
    </w:p>
    <w:p w14:paraId="4E5D3879" w14:textId="5BBC6584" w:rsidR="00216ABE" w:rsidRPr="00CC1F2D" w:rsidRDefault="00216ABE" w:rsidP="000945BA">
      <w:pPr>
        <w:numPr>
          <w:ilvl w:val="0"/>
          <w:numId w:val="9"/>
        </w:numPr>
        <w:spacing w:before="100" w:beforeAutospacing="1" w:after="100" w:afterAutospacing="1" w:line="276" w:lineRule="auto"/>
        <w:rPr>
          <w:rFonts w:eastAsia="Times New Roman"/>
        </w:rPr>
      </w:pPr>
      <w:r w:rsidRPr="00CC1F2D">
        <w:rPr>
          <w:rFonts w:eastAsia="Times New Roman"/>
          <w:bCs/>
        </w:rPr>
        <w:t>Wait</w:t>
      </w:r>
      <w:r w:rsidR="005700B5" w:rsidRPr="00CC1F2D">
        <w:rPr>
          <w:rFonts w:eastAsia="Times New Roman"/>
          <w:bCs/>
        </w:rPr>
        <w:t>er-</w:t>
      </w:r>
      <w:r w:rsidRPr="00CC1F2D">
        <w:rPr>
          <w:rFonts w:eastAsia="Times New Roman"/>
          <w:bCs/>
        </w:rPr>
        <w:t>staff</w:t>
      </w:r>
      <w:r w:rsidRPr="00CC1F2D">
        <w:rPr>
          <w:rFonts w:eastAsia="Times New Roman"/>
        </w:rPr>
        <w:t>: Input customer orders, process payments, and communicate with the kitchen.</w:t>
      </w:r>
    </w:p>
    <w:p w14:paraId="694C5A16" w14:textId="2E83726D" w:rsidR="00216ABE" w:rsidRPr="00CC1F2D" w:rsidRDefault="00216ABE" w:rsidP="000945BA">
      <w:pPr>
        <w:numPr>
          <w:ilvl w:val="0"/>
          <w:numId w:val="9"/>
        </w:numPr>
        <w:spacing w:before="100" w:beforeAutospacing="1" w:after="100" w:afterAutospacing="1" w:line="276" w:lineRule="auto"/>
        <w:rPr>
          <w:rFonts w:eastAsia="Times New Roman"/>
        </w:rPr>
      </w:pPr>
      <w:r w:rsidRPr="00CC1F2D">
        <w:rPr>
          <w:rFonts w:eastAsia="Times New Roman"/>
          <w:bCs/>
        </w:rPr>
        <w:t>Customers</w:t>
      </w:r>
      <w:r w:rsidRPr="00CC1F2D">
        <w:rPr>
          <w:rFonts w:eastAsia="Times New Roman"/>
        </w:rPr>
        <w:t xml:space="preserve">: End users who interact with the system via the </w:t>
      </w:r>
      <w:r w:rsidR="005700B5" w:rsidRPr="00CC1F2D">
        <w:rPr>
          <w:rFonts w:eastAsia="Times New Roman"/>
        </w:rPr>
        <w:t>point-of-sale</w:t>
      </w:r>
      <w:r w:rsidRPr="00CC1F2D">
        <w:rPr>
          <w:rFonts w:eastAsia="Times New Roman"/>
        </w:rPr>
        <w:t xml:space="preserve"> interface to place orders and make payments.</w:t>
      </w:r>
    </w:p>
    <w:p w14:paraId="0EA952CA" w14:textId="77777777" w:rsidR="00CC1F2D" w:rsidRPr="00141324" w:rsidRDefault="00CC1F2D" w:rsidP="000945BA">
      <w:pPr>
        <w:numPr>
          <w:ilvl w:val="0"/>
          <w:numId w:val="9"/>
        </w:numPr>
        <w:spacing w:before="100" w:beforeAutospacing="1" w:after="100" w:afterAutospacing="1" w:line="240" w:lineRule="auto"/>
        <w:rPr>
          <w:rFonts w:eastAsia="Times New Roman"/>
        </w:rPr>
      </w:pPr>
      <w:r w:rsidRPr="00141324">
        <w:rPr>
          <w:rFonts w:eastAsia="Times New Roman"/>
          <w:bCs/>
        </w:rPr>
        <w:t>Kitchen Staff:</w:t>
      </w:r>
      <w:r w:rsidRPr="00141324">
        <w:rPr>
          <w:rFonts w:eastAsia="Times New Roman"/>
        </w:rPr>
        <w:t xml:space="preserve"> Depend on clear, immediate visual cues regarding incoming, pending, and completed food orders.</w:t>
      </w:r>
    </w:p>
    <w:p w14:paraId="07EF5791" w14:textId="5FE25FB1" w:rsidR="009C76EE" w:rsidRPr="001A0EB9" w:rsidRDefault="009C76EE" w:rsidP="00F117A7">
      <w:pPr>
        <w:pStyle w:val="Heading5"/>
        <w:spacing w:line="276" w:lineRule="auto"/>
      </w:pPr>
      <w:bookmarkStart w:id="104" w:name="_Toc210298403"/>
      <w:r w:rsidRPr="001A0EB9">
        <w:t>3.1.2 Techniques Used for Elicitation</w:t>
      </w:r>
      <w:bookmarkEnd w:id="104"/>
    </w:p>
    <w:p w14:paraId="3B8EFC56" w14:textId="693A7D7F" w:rsidR="00216ABE" w:rsidRPr="00216ABE" w:rsidRDefault="00216ABE" w:rsidP="00F117A7">
      <w:pPr>
        <w:spacing w:before="100" w:beforeAutospacing="1" w:after="100" w:afterAutospacing="1" w:line="276" w:lineRule="auto"/>
        <w:rPr>
          <w:rFonts w:eastAsia="Times New Roman"/>
        </w:rPr>
      </w:pPr>
      <w:r w:rsidRPr="00216ABE">
        <w:rPr>
          <w:rFonts w:eastAsia="Times New Roman"/>
        </w:rPr>
        <w:t xml:space="preserve">A combination of elicitation techniques was applied to ensure </w:t>
      </w:r>
      <w:r w:rsidR="00D04B4C" w:rsidRPr="00216ABE">
        <w:rPr>
          <w:rFonts w:eastAsia="Times New Roman"/>
        </w:rPr>
        <w:t>completeness</w:t>
      </w:r>
      <w:r w:rsidR="00D04B4C">
        <w:rPr>
          <w:rFonts w:eastAsia="Times New Roman"/>
        </w:rPr>
        <w:t>:</w:t>
      </w:r>
    </w:p>
    <w:p w14:paraId="77734CD3" w14:textId="77777777" w:rsidR="00216ABE" w:rsidRPr="00216ABE" w:rsidRDefault="00216ABE" w:rsidP="000945BA">
      <w:pPr>
        <w:numPr>
          <w:ilvl w:val="0"/>
          <w:numId w:val="10"/>
        </w:numPr>
        <w:spacing w:before="100" w:beforeAutospacing="1" w:after="100" w:afterAutospacing="1" w:line="276" w:lineRule="auto"/>
        <w:rPr>
          <w:rFonts w:eastAsia="Times New Roman"/>
        </w:rPr>
      </w:pPr>
      <w:r w:rsidRPr="00216ABE">
        <w:rPr>
          <w:rFonts w:eastAsia="Times New Roman"/>
          <w:b/>
          <w:bCs/>
        </w:rPr>
        <w:t>Interviews</w:t>
      </w:r>
      <w:r w:rsidRPr="00216ABE">
        <w:rPr>
          <w:rFonts w:eastAsia="Times New Roman"/>
        </w:rPr>
        <w:t>: Conducted with restaurant staff and managers to uncover operational workflows. One manager emphasized, "We need a fast and reliable order management system."</w:t>
      </w:r>
    </w:p>
    <w:p w14:paraId="1D5735D6" w14:textId="77777777" w:rsidR="00216ABE" w:rsidRPr="00216ABE" w:rsidRDefault="00216ABE" w:rsidP="000945BA">
      <w:pPr>
        <w:numPr>
          <w:ilvl w:val="0"/>
          <w:numId w:val="10"/>
        </w:numPr>
        <w:spacing w:before="100" w:beforeAutospacing="1" w:after="100" w:afterAutospacing="1" w:line="276" w:lineRule="auto"/>
        <w:rPr>
          <w:rFonts w:eastAsia="Times New Roman"/>
        </w:rPr>
      </w:pPr>
      <w:r w:rsidRPr="00216ABE">
        <w:rPr>
          <w:rFonts w:eastAsia="Times New Roman"/>
          <w:b/>
          <w:bCs/>
        </w:rPr>
        <w:t>Observation</w:t>
      </w:r>
      <w:r w:rsidRPr="00216ABE">
        <w:rPr>
          <w:rFonts w:eastAsia="Times New Roman"/>
        </w:rPr>
        <w:t>: Analysts observed the order-taking process, identifying tasks like manual billing and inventory tracking that could be automated.</w:t>
      </w:r>
    </w:p>
    <w:p w14:paraId="35B91DE5" w14:textId="77777777" w:rsidR="00216ABE" w:rsidRPr="00216ABE" w:rsidRDefault="00216ABE" w:rsidP="000945BA">
      <w:pPr>
        <w:numPr>
          <w:ilvl w:val="0"/>
          <w:numId w:val="10"/>
        </w:numPr>
        <w:spacing w:before="100" w:beforeAutospacing="1" w:after="100" w:afterAutospacing="1" w:line="276" w:lineRule="auto"/>
        <w:rPr>
          <w:rFonts w:eastAsia="Times New Roman"/>
        </w:rPr>
      </w:pPr>
      <w:r w:rsidRPr="00216ABE">
        <w:rPr>
          <w:rFonts w:eastAsia="Times New Roman"/>
          <w:b/>
          <w:bCs/>
        </w:rPr>
        <w:t>Workshops</w:t>
      </w:r>
      <w:r w:rsidRPr="00216ABE">
        <w:rPr>
          <w:rFonts w:eastAsia="Times New Roman"/>
        </w:rPr>
        <w:t>: Collaborative workshops with staff helped define roles, order flows, and reporting needs.</w:t>
      </w:r>
    </w:p>
    <w:p w14:paraId="19BCBB27" w14:textId="77777777" w:rsidR="00216ABE" w:rsidRPr="00216ABE" w:rsidRDefault="00216ABE" w:rsidP="000945BA">
      <w:pPr>
        <w:numPr>
          <w:ilvl w:val="0"/>
          <w:numId w:val="10"/>
        </w:numPr>
        <w:spacing w:before="100" w:beforeAutospacing="1" w:after="100" w:afterAutospacing="1" w:line="276" w:lineRule="auto"/>
        <w:rPr>
          <w:rFonts w:eastAsia="Times New Roman"/>
        </w:rPr>
      </w:pPr>
      <w:r w:rsidRPr="00216ABE">
        <w:rPr>
          <w:rFonts w:eastAsia="Times New Roman"/>
          <w:b/>
          <w:bCs/>
        </w:rPr>
        <w:lastRenderedPageBreak/>
        <w:t>Document Analysis</w:t>
      </w:r>
      <w:r w:rsidRPr="00216ABE">
        <w:rPr>
          <w:rFonts w:eastAsia="Times New Roman"/>
        </w:rPr>
        <w:t>: Reviewed industry standards for POS systems and compliance requirements to ensure the system meets legal and operational guidelines.</w:t>
      </w:r>
    </w:p>
    <w:p w14:paraId="78647C4A" w14:textId="77777777" w:rsidR="00216ABE" w:rsidRPr="00216ABE" w:rsidRDefault="00216ABE" w:rsidP="000945BA">
      <w:pPr>
        <w:numPr>
          <w:ilvl w:val="0"/>
          <w:numId w:val="10"/>
        </w:numPr>
        <w:spacing w:before="100" w:beforeAutospacing="1" w:after="100" w:afterAutospacing="1" w:line="276" w:lineRule="auto"/>
        <w:rPr>
          <w:rFonts w:eastAsia="Times New Roman"/>
        </w:rPr>
      </w:pPr>
      <w:r w:rsidRPr="00216ABE">
        <w:rPr>
          <w:rFonts w:eastAsia="Times New Roman"/>
          <w:b/>
          <w:bCs/>
        </w:rPr>
        <w:t>Prototyping</w:t>
      </w:r>
      <w:r w:rsidRPr="00216ABE">
        <w:rPr>
          <w:rFonts w:eastAsia="Times New Roman"/>
        </w:rPr>
        <w:t>: Early UI mock-ups were shared with staff to validate system usability and design.</w:t>
      </w:r>
    </w:p>
    <w:p w14:paraId="42011AC5" w14:textId="1EE03EFB" w:rsidR="00216ABE" w:rsidRPr="00216ABE" w:rsidRDefault="00216ABE" w:rsidP="00F117A7">
      <w:pPr>
        <w:spacing w:before="100" w:beforeAutospacing="1" w:after="100" w:afterAutospacing="1" w:line="276" w:lineRule="auto"/>
        <w:rPr>
          <w:rFonts w:eastAsia="Times New Roman"/>
        </w:rPr>
      </w:pPr>
      <w:r w:rsidRPr="00216ABE">
        <w:rPr>
          <w:rFonts w:eastAsia="Times New Roman"/>
        </w:rPr>
        <w:t xml:space="preserve">This multi-technique approach ensured that requirements were comprehensive, validated, and </w:t>
      </w:r>
      <w:r w:rsidR="005700B5" w:rsidRPr="00216ABE">
        <w:rPr>
          <w:rFonts w:eastAsia="Times New Roman"/>
        </w:rPr>
        <w:t>realistic</w:t>
      </w:r>
      <w:del w:id="105" w:author="codex" w:date="2026-04-18T01:40:00Z">
        <w:r w:rsidR="00CC1F2D" w:rsidDel="00762C2B">
          <w:rPr>
            <w:rFonts w:ascii="MS Mincho" w:eastAsia="MS Mincho" w:hAnsi="MS Mincho" w:cs="MS Mincho"/>
          </w:rPr>
          <w:delText xml:space="preserve"> </w:delText>
        </w:r>
      </w:del>
      <w:r w:rsidRPr="00216ABE">
        <w:rPr>
          <w:rFonts w:eastAsia="Times New Roman"/>
        </w:rPr>
        <w:t>.</w:t>
      </w:r>
    </w:p>
    <w:p w14:paraId="17D28B2E" w14:textId="77777777" w:rsidR="009C76EE" w:rsidRPr="001A0EB9" w:rsidRDefault="009C76EE" w:rsidP="00F117A7">
      <w:pPr>
        <w:pStyle w:val="Heading5"/>
        <w:spacing w:line="276" w:lineRule="auto"/>
      </w:pPr>
      <w:bookmarkStart w:id="106" w:name="_Toc210298404"/>
      <w:r w:rsidRPr="001A0EB9">
        <w:t>3.1.3 Key Findings</w:t>
      </w:r>
      <w:bookmarkEnd w:id="106"/>
    </w:p>
    <w:p w14:paraId="2B97A1E8" w14:textId="77777777" w:rsidR="00216ABE" w:rsidRPr="00216ABE" w:rsidRDefault="00216ABE" w:rsidP="00F117A7">
      <w:pPr>
        <w:spacing w:before="100" w:beforeAutospacing="1" w:after="100" w:afterAutospacing="1" w:line="276" w:lineRule="auto"/>
        <w:rPr>
          <w:rFonts w:eastAsia="Times New Roman"/>
        </w:rPr>
      </w:pPr>
      <w:r w:rsidRPr="00216ABE">
        <w:rPr>
          <w:rFonts w:eastAsia="Times New Roman"/>
        </w:rPr>
        <w:t>The elicitation process revealed critical requirements:</w:t>
      </w:r>
    </w:p>
    <w:p w14:paraId="732B1C3E" w14:textId="77777777" w:rsidR="00216ABE" w:rsidRPr="00216ABE" w:rsidRDefault="00216ABE" w:rsidP="000945BA">
      <w:pPr>
        <w:numPr>
          <w:ilvl w:val="0"/>
          <w:numId w:val="11"/>
        </w:numPr>
        <w:spacing w:before="100" w:beforeAutospacing="1" w:after="100" w:afterAutospacing="1" w:line="276" w:lineRule="auto"/>
        <w:rPr>
          <w:rFonts w:eastAsia="Times New Roman"/>
        </w:rPr>
      </w:pPr>
      <w:r w:rsidRPr="00216ABE">
        <w:rPr>
          <w:rFonts w:eastAsia="Times New Roman"/>
        </w:rPr>
        <w:t>Secure login and role-based access for users.</w:t>
      </w:r>
    </w:p>
    <w:p w14:paraId="57E763FE" w14:textId="77777777" w:rsidR="00216ABE" w:rsidRPr="00216ABE" w:rsidRDefault="00216ABE" w:rsidP="000945BA">
      <w:pPr>
        <w:numPr>
          <w:ilvl w:val="0"/>
          <w:numId w:val="11"/>
        </w:numPr>
        <w:spacing w:before="100" w:beforeAutospacing="1" w:after="100" w:afterAutospacing="1" w:line="276" w:lineRule="auto"/>
        <w:rPr>
          <w:rFonts w:eastAsia="Times New Roman"/>
        </w:rPr>
      </w:pPr>
      <w:r w:rsidRPr="00216ABE">
        <w:rPr>
          <w:rFonts w:eastAsia="Times New Roman"/>
        </w:rPr>
        <w:t>Easy menu setup and item management.</w:t>
      </w:r>
    </w:p>
    <w:p w14:paraId="62F3EFA6" w14:textId="77777777" w:rsidR="00216ABE" w:rsidRPr="00216ABE" w:rsidRDefault="00216ABE" w:rsidP="000945BA">
      <w:pPr>
        <w:numPr>
          <w:ilvl w:val="0"/>
          <w:numId w:val="11"/>
        </w:numPr>
        <w:spacing w:before="100" w:beforeAutospacing="1" w:after="100" w:afterAutospacing="1" w:line="276" w:lineRule="auto"/>
        <w:rPr>
          <w:rFonts w:eastAsia="Times New Roman"/>
        </w:rPr>
      </w:pPr>
      <w:r w:rsidRPr="00216ABE">
        <w:rPr>
          <w:rFonts w:eastAsia="Times New Roman"/>
        </w:rPr>
        <w:t>Real-time order tracking and payment processing.</w:t>
      </w:r>
    </w:p>
    <w:p w14:paraId="433D8E1E" w14:textId="77777777" w:rsidR="00216ABE" w:rsidRPr="00216ABE" w:rsidRDefault="00216ABE" w:rsidP="000945BA">
      <w:pPr>
        <w:numPr>
          <w:ilvl w:val="0"/>
          <w:numId w:val="11"/>
        </w:numPr>
        <w:spacing w:before="100" w:beforeAutospacing="1" w:after="100" w:afterAutospacing="1" w:line="276" w:lineRule="auto"/>
        <w:rPr>
          <w:rFonts w:eastAsia="Times New Roman"/>
        </w:rPr>
      </w:pPr>
      <w:r w:rsidRPr="00216ABE">
        <w:rPr>
          <w:rFonts w:eastAsia="Times New Roman"/>
        </w:rPr>
        <w:t>Reporting tools for daily sales, inventory levels, and customer orders.</w:t>
      </w:r>
    </w:p>
    <w:p w14:paraId="2B81F46F" w14:textId="77777777" w:rsidR="00216ABE" w:rsidRPr="00216ABE" w:rsidRDefault="00216ABE" w:rsidP="000945BA">
      <w:pPr>
        <w:numPr>
          <w:ilvl w:val="0"/>
          <w:numId w:val="11"/>
        </w:numPr>
        <w:spacing w:before="100" w:beforeAutospacing="1" w:after="100" w:afterAutospacing="1" w:line="276" w:lineRule="auto"/>
        <w:rPr>
          <w:rFonts w:eastAsia="Times New Roman"/>
        </w:rPr>
      </w:pPr>
      <w:r w:rsidRPr="00216ABE">
        <w:rPr>
          <w:rFonts w:eastAsia="Times New Roman"/>
        </w:rPr>
        <w:t>Integration with payment gateways for secure transaction handling.</w:t>
      </w:r>
    </w:p>
    <w:p w14:paraId="338B1081" w14:textId="77777777" w:rsidR="00216ABE" w:rsidRPr="00216ABE" w:rsidRDefault="00216ABE" w:rsidP="000945BA">
      <w:pPr>
        <w:numPr>
          <w:ilvl w:val="0"/>
          <w:numId w:val="11"/>
        </w:numPr>
        <w:spacing w:before="100" w:beforeAutospacing="1" w:after="100" w:afterAutospacing="1" w:line="276" w:lineRule="auto"/>
        <w:rPr>
          <w:rFonts w:eastAsia="Times New Roman"/>
        </w:rPr>
      </w:pPr>
      <w:r w:rsidRPr="00216ABE">
        <w:rPr>
          <w:rFonts w:eastAsia="Times New Roman"/>
        </w:rPr>
        <w:t>Ability to generate end-of-day reports, including sales summaries and inventory updates.</w:t>
      </w:r>
    </w:p>
    <w:p w14:paraId="7904F7F5" w14:textId="77777777" w:rsidR="00216ABE" w:rsidRPr="00216ABE" w:rsidRDefault="00216ABE" w:rsidP="000945BA">
      <w:pPr>
        <w:numPr>
          <w:ilvl w:val="0"/>
          <w:numId w:val="11"/>
        </w:numPr>
        <w:spacing w:before="100" w:beforeAutospacing="1" w:after="100" w:afterAutospacing="1" w:line="276" w:lineRule="auto"/>
        <w:rPr>
          <w:rFonts w:eastAsia="Times New Roman"/>
        </w:rPr>
      </w:pPr>
      <w:r w:rsidRPr="00216ABE">
        <w:rPr>
          <w:rFonts w:eastAsia="Times New Roman"/>
        </w:rPr>
        <w:t>Automatic backup and recovery of transaction data.</w:t>
      </w:r>
    </w:p>
    <w:p w14:paraId="00B9F5BF" w14:textId="30CE0853" w:rsidR="009C76EE" w:rsidRPr="000C3744" w:rsidRDefault="009C76EE" w:rsidP="00896114">
      <w:pPr>
        <w:pStyle w:val="Heading4"/>
      </w:pPr>
      <w:bookmarkStart w:id="107" w:name="_Toc210298405"/>
      <w:r w:rsidRPr="000C3744">
        <w:t>3.2 Requirement Analysis of</w:t>
      </w:r>
      <w:r w:rsidR="005700B5">
        <w:t xml:space="preserve"> </w:t>
      </w:r>
      <w:r w:rsidR="00D15961">
        <w:t>"Development of a Restaurant Management</w:t>
      </w:r>
      <w:r w:rsidR="00CC1F2D">
        <w:t xml:space="preserve"> System for Empowerbd</w:t>
      </w:r>
      <w:r w:rsidR="005700B5" w:rsidRPr="005700B5">
        <w:t>"</w:t>
      </w:r>
      <w:bookmarkEnd w:id="107"/>
    </w:p>
    <w:p w14:paraId="440262A7" w14:textId="3423A58E" w:rsidR="009C76EE" w:rsidRPr="001A0EB9" w:rsidRDefault="00E400FB" w:rsidP="00F245CE">
      <w:pPr>
        <w:spacing w:line="276" w:lineRule="auto"/>
      </w:pPr>
      <w:r>
        <w:t xml:space="preserve">Requirement analysis refines elicited data to identify conflicts, assess feasibility, and prioritize </w:t>
      </w:r>
      <w:r w:rsidR="005700B5">
        <w:t>needs</w:t>
      </w:r>
      <w:r>
        <w:t xml:space="preserve">. For the </w:t>
      </w:r>
      <w:r w:rsidR="00D15961">
        <w:rPr>
          <w:rStyle w:val="Strong"/>
        </w:rPr>
        <w:t xml:space="preserve">Restaurant </w:t>
      </w:r>
      <w:r w:rsidR="005700B5" w:rsidRPr="005700B5">
        <w:rPr>
          <w:rStyle w:val="Strong"/>
        </w:rPr>
        <w:t xml:space="preserve"> System</w:t>
      </w:r>
      <w:r>
        <w:t>, analysis was particularly important due to the complexity of workflows and the need for real-time data processing</w:t>
      </w:r>
      <w:ins w:id="108" w:author="codex" w:date="2026-04-18T01:43:00Z">
        <w:r w:rsidR="00762C2B">
          <w:t xml:space="preserve"> .</w:t>
        </w:r>
      </w:ins>
    </w:p>
    <w:p w14:paraId="2A8F8AD8" w14:textId="77777777" w:rsidR="009C76EE" w:rsidRPr="001A0EB9" w:rsidRDefault="009C76EE" w:rsidP="00F245CE">
      <w:pPr>
        <w:pStyle w:val="Heading5"/>
        <w:spacing w:line="276" w:lineRule="auto"/>
      </w:pPr>
      <w:bookmarkStart w:id="109" w:name="_Toc210298406"/>
      <w:r w:rsidRPr="001A0EB9">
        <w:t>3.2.1 Completeness and Consistency</w:t>
      </w:r>
      <w:bookmarkEnd w:id="109"/>
    </w:p>
    <w:p w14:paraId="5FCE42B4" w14:textId="77777777" w:rsidR="009C76EE" w:rsidRPr="001A0EB9" w:rsidRDefault="009C76EE" w:rsidP="00F245CE">
      <w:pPr>
        <w:spacing w:line="276" w:lineRule="auto"/>
      </w:pPr>
      <w:r w:rsidRPr="001A0EB9">
        <w:t>Completeness ensures all critical features are included, while consistency ensures no contradictions exist [10].</w:t>
      </w:r>
    </w:p>
    <w:p w14:paraId="05D6B4EB" w14:textId="77777777" w:rsidR="00E400FB" w:rsidRDefault="00E400FB" w:rsidP="000945BA">
      <w:pPr>
        <w:numPr>
          <w:ilvl w:val="0"/>
          <w:numId w:val="5"/>
        </w:numPr>
        <w:spacing w:line="276" w:lineRule="auto"/>
      </w:pPr>
      <w:r>
        <w:rPr>
          <w:rStyle w:val="Strong"/>
        </w:rPr>
        <w:t>Completeness</w:t>
      </w:r>
      <w:r>
        <w:t>: Analysts cross-checked elicited requirements against existing restaurant workflows to ensure that all critical features like order processing, inventory management, and reporting were included.</w:t>
      </w:r>
    </w:p>
    <w:p w14:paraId="7FF90745" w14:textId="392F5E81" w:rsidR="009C76EE" w:rsidRPr="001A0EB9" w:rsidRDefault="009C76EE" w:rsidP="000945BA">
      <w:pPr>
        <w:numPr>
          <w:ilvl w:val="0"/>
          <w:numId w:val="5"/>
        </w:numPr>
        <w:spacing w:line="276" w:lineRule="auto"/>
      </w:pPr>
      <w:r w:rsidRPr="00E400FB">
        <w:rPr>
          <w:b/>
          <w:bCs/>
        </w:rPr>
        <w:t>Consistency</w:t>
      </w:r>
      <w:r w:rsidRPr="001A0EB9">
        <w:t xml:space="preserve">: </w:t>
      </w:r>
      <w:r w:rsidR="00E400FB" w:rsidRPr="00E400FB">
        <w:t>Conflicts arose, such as waitstaff requesting more detailed customer order information, while managers insisted on limiting access. This was resolved through role-based access control, allowing waitstaff to only see customer orders and not sensitive payment data.</w:t>
      </w:r>
    </w:p>
    <w:p w14:paraId="0F98D0F7" w14:textId="6B4DCFED" w:rsidR="009C76EE" w:rsidRPr="001A0EB9" w:rsidRDefault="009C76EE" w:rsidP="00F245CE">
      <w:pPr>
        <w:pStyle w:val="Heading5"/>
        <w:spacing w:line="276" w:lineRule="auto"/>
      </w:pPr>
      <w:bookmarkStart w:id="110" w:name="_Toc210298407"/>
      <w:r w:rsidRPr="001A0EB9">
        <w:t>3.2.2 Feasibility Study</w:t>
      </w:r>
      <w:bookmarkEnd w:id="110"/>
      <w:r w:rsidR="00DA38D5">
        <w:t xml:space="preserve"> </w:t>
      </w:r>
    </w:p>
    <w:p w14:paraId="35107017" w14:textId="1D0B1B06" w:rsidR="00E400FB" w:rsidRPr="00E400FB" w:rsidRDefault="00E400FB" w:rsidP="00F245CE">
      <w:pPr>
        <w:spacing w:line="276" w:lineRule="auto"/>
      </w:pPr>
      <w:r w:rsidRPr="00E400FB">
        <w:lastRenderedPageBreak/>
        <w:t>Feasibility analysis assessed multiple dimensions:</w:t>
      </w:r>
    </w:p>
    <w:p w14:paraId="52A8EC9C" w14:textId="77777777" w:rsidR="00E400FB" w:rsidRPr="00E400FB" w:rsidRDefault="00E400FB" w:rsidP="000945BA">
      <w:pPr>
        <w:numPr>
          <w:ilvl w:val="0"/>
          <w:numId w:val="12"/>
        </w:numPr>
        <w:spacing w:line="276" w:lineRule="auto"/>
      </w:pPr>
      <w:r w:rsidRPr="00E400FB">
        <w:rPr>
          <w:b/>
          <w:bCs/>
        </w:rPr>
        <w:t>Technical Feasibility</w:t>
      </w:r>
      <w:r w:rsidRPr="00E400FB">
        <w:t>: The system will be developed on a web-based architecture using React.js for the frontend, Laravel for backend services, and MySQL for database management.</w:t>
      </w:r>
    </w:p>
    <w:p w14:paraId="3589F6BD" w14:textId="77777777" w:rsidR="00E400FB" w:rsidRPr="00E400FB" w:rsidRDefault="00E400FB" w:rsidP="000945BA">
      <w:pPr>
        <w:numPr>
          <w:ilvl w:val="0"/>
          <w:numId w:val="12"/>
        </w:numPr>
        <w:spacing w:line="276" w:lineRule="auto"/>
      </w:pPr>
      <w:r w:rsidRPr="00E400FB">
        <w:rPr>
          <w:b/>
          <w:bCs/>
        </w:rPr>
        <w:t>Operational Feasibility</w:t>
      </w:r>
      <w:r w:rsidRPr="00E400FB">
        <w:t>: Staff are familiar with basic digital tools, and minimal training will ensure smooth adoption of the POS system.</w:t>
      </w:r>
    </w:p>
    <w:p w14:paraId="08CB70E1" w14:textId="77777777" w:rsidR="00E400FB" w:rsidRPr="00951732" w:rsidRDefault="00E400FB" w:rsidP="000945BA">
      <w:pPr>
        <w:numPr>
          <w:ilvl w:val="0"/>
          <w:numId w:val="12"/>
        </w:numPr>
        <w:spacing w:line="276" w:lineRule="auto"/>
      </w:pPr>
      <w:r w:rsidRPr="00E400FB">
        <w:rPr>
          <w:b/>
          <w:bCs/>
        </w:rPr>
        <w:t>Economic Feasibility</w:t>
      </w:r>
      <w:r w:rsidRPr="00E400FB">
        <w:t xml:space="preserve">: The cost of implementation will be justified by the time saved </w:t>
      </w:r>
      <w:r w:rsidRPr="00951732">
        <w:t>through automation, reduced human error, and improved reporting accuracy.</w:t>
      </w:r>
    </w:p>
    <w:p w14:paraId="7FB60E66" w14:textId="77777777" w:rsidR="00E400FB" w:rsidRPr="00951732" w:rsidRDefault="00E400FB" w:rsidP="000945BA">
      <w:pPr>
        <w:numPr>
          <w:ilvl w:val="0"/>
          <w:numId w:val="12"/>
        </w:numPr>
        <w:spacing w:line="276" w:lineRule="auto"/>
      </w:pPr>
      <w:r w:rsidRPr="00951732">
        <w:rPr>
          <w:b/>
          <w:bCs/>
        </w:rPr>
        <w:t>Schedule Feasibility</w:t>
      </w:r>
      <w:r w:rsidRPr="00951732">
        <w:t>: A phased implementation within 3 months is achievable, with pilot runs and feedback cycles to ensure system quality.</w:t>
      </w:r>
    </w:p>
    <w:p w14:paraId="6A516DB5" w14:textId="652DB95E" w:rsidR="009C76EE" w:rsidRPr="00951732" w:rsidRDefault="009C76EE" w:rsidP="00951732">
      <w:pPr>
        <w:spacing w:line="276" w:lineRule="auto"/>
      </w:pPr>
    </w:p>
    <w:p w14:paraId="379B73E5" w14:textId="04EE7EA9" w:rsidR="009C76EE" w:rsidRPr="00951732" w:rsidRDefault="009C76EE" w:rsidP="00951732">
      <w:pPr>
        <w:spacing w:line="276" w:lineRule="auto"/>
      </w:pPr>
      <w:r w:rsidRPr="00951732">
        <w:t xml:space="preserve">Requirement specifications formalize user and system needs, providing developers with a concrete reference </w:t>
      </w:r>
    </w:p>
    <w:p w14:paraId="4EDF5E7E" w14:textId="77777777" w:rsidR="00951732" w:rsidRPr="00951732" w:rsidRDefault="00951732" w:rsidP="00951732">
      <w:pPr>
        <w:pStyle w:val="Heading3"/>
        <w:spacing w:line="276" w:lineRule="auto"/>
        <w:jc w:val="both"/>
      </w:pPr>
      <w:r w:rsidRPr="00951732">
        <w:t>3.3 Requirement Specifications</w:t>
      </w:r>
    </w:p>
    <w:p w14:paraId="6A38EFEC" w14:textId="77777777" w:rsidR="00951732" w:rsidRPr="00951732" w:rsidRDefault="00951732" w:rsidP="00951732">
      <w:pPr>
        <w:pStyle w:val="Heading4"/>
      </w:pPr>
      <w:r w:rsidRPr="00951732">
        <w:t>3.3.1 User Requirements</w:t>
      </w:r>
    </w:p>
    <w:p w14:paraId="25591D02" w14:textId="77777777" w:rsidR="00951732" w:rsidRPr="00951732" w:rsidRDefault="00951732" w:rsidP="00951732">
      <w:pPr>
        <w:pStyle w:val="NormalWeb"/>
        <w:spacing w:line="276" w:lineRule="auto"/>
      </w:pPr>
      <w:r w:rsidRPr="00951732">
        <w:rPr>
          <w:rStyle w:val="Strong"/>
        </w:rPr>
        <w:t>Primary Actor: Administrator</w:t>
      </w:r>
    </w:p>
    <w:p w14:paraId="66BA9B42" w14:textId="77777777" w:rsidR="00951732" w:rsidRPr="00951732" w:rsidRDefault="00951732" w:rsidP="000945BA">
      <w:pPr>
        <w:pStyle w:val="NormalWeb"/>
        <w:numPr>
          <w:ilvl w:val="0"/>
          <w:numId w:val="15"/>
        </w:numPr>
        <w:spacing w:line="276" w:lineRule="auto"/>
      </w:pPr>
      <w:r w:rsidRPr="00951732">
        <w:t>The Administrator must securely authenticate into the system using valid login credentials.</w:t>
      </w:r>
    </w:p>
    <w:p w14:paraId="1FE32266" w14:textId="77777777" w:rsidR="00951732" w:rsidRPr="00951732" w:rsidRDefault="00951732" w:rsidP="000945BA">
      <w:pPr>
        <w:pStyle w:val="NormalWeb"/>
        <w:numPr>
          <w:ilvl w:val="0"/>
          <w:numId w:val="15"/>
        </w:numPr>
        <w:spacing w:line="276" w:lineRule="auto"/>
      </w:pPr>
      <w:r w:rsidRPr="00951732">
        <w:t>The Admin is tasked with overseeing and controlling all aspects of the restaurant's digital operations, encompassing order fulfillment, financial transactions, and stock control.</w:t>
      </w:r>
    </w:p>
    <w:p w14:paraId="67AB5A5A" w14:textId="77777777" w:rsidR="00951732" w:rsidRPr="00951732" w:rsidRDefault="00951732" w:rsidP="000945BA">
      <w:pPr>
        <w:pStyle w:val="NormalWeb"/>
        <w:numPr>
          <w:ilvl w:val="0"/>
          <w:numId w:val="15"/>
        </w:numPr>
        <w:spacing w:line="276" w:lineRule="auto"/>
      </w:pPr>
      <w:r w:rsidRPr="00951732">
        <w:t>Full privileges are granted to the Admin to set up and modify the digital menu, adjusting prices, categories, and general restaurant configurations.</w:t>
      </w:r>
    </w:p>
    <w:p w14:paraId="33B60A7C" w14:textId="77777777" w:rsidR="00951732" w:rsidRPr="00951732" w:rsidRDefault="00951732" w:rsidP="000945BA">
      <w:pPr>
        <w:pStyle w:val="NormalWeb"/>
        <w:numPr>
          <w:ilvl w:val="0"/>
          <w:numId w:val="15"/>
        </w:numPr>
        <w:spacing w:line="276" w:lineRule="auto"/>
      </w:pPr>
      <w:r w:rsidRPr="00951732">
        <w:t>The user must be equipped to seamlessly handle the lifecycle of a customer's order, including final payment settlement.</w:t>
      </w:r>
    </w:p>
    <w:p w14:paraId="69BCFE14" w14:textId="77777777" w:rsidR="00951732" w:rsidRPr="00951732" w:rsidRDefault="00951732" w:rsidP="000945BA">
      <w:pPr>
        <w:pStyle w:val="NormalWeb"/>
        <w:numPr>
          <w:ilvl w:val="0"/>
          <w:numId w:val="15"/>
        </w:numPr>
        <w:spacing w:line="276" w:lineRule="auto"/>
      </w:pPr>
      <w:r w:rsidRPr="00951732">
        <w:t>The Admin is authorized to extract detailed analytical reports spanning daily, weekly, or monthly timeframes.</w:t>
      </w:r>
    </w:p>
    <w:p w14:paraId="126C269A" w14:textId="77777777" w:rsidR="00951732" w:rsidRPr="00951732" w:rsidRDefault="00951732" w:rsidP="000945BA">
      <w:pPr>
        <w:pStyle w:val="NormalWeb"/>
        <w:numPr>
          <w:ilvl w:val="0"/>
          <w:numId w:val="15"/>
        </w:numPr>
        <w:spacing w:line="276" w:lineRule="auto"/>
      </w:pPr>
      <w:r w:rsidRPr="00951732">
        <w:t>The user carries the responsibility of cross-checking and validating the integrity of all operational data entered into the platform.</w:t>
      </w:r>
    </w:p>
    <w:p w14:paraId="5A11938C" w14:textId="77777777" w:rsidR="00951732" w:rsidRPr="00951732" w:rsidRDefault="00951732" w:rsidP="000945BA">
      <w:pPr>
        <w:pStyle w:val="NormalWeb"/>
        <w:numPr>
          <w:ilvl w:val="0"/>
          <w:numId w:val="15"/>
        </w:numPr>
        <w:spacing w:line="276" w:lineRule="auto"/>
      </w:pPr>
      <w:r w:rsidRPr="00951732">
        <w:t>Routine operational triggers, specifically the initialization (Day-Start) and closure (Day-End) of business days, are exclusively executed by the Admin.</w:t>
      </w:r>
    </w:p>
    <w:p w14:paraId="6F564523" w14:textId="77777777" w:rsidR="00951732" w:rsidRPr="00951732" w:rsidRDefault="00951732" w:rsidP="000945BA">
      <w:pPr>
        <w:pStyle w:val="NormalWeb"/>
        <w:numPr>
          <w:ilvl w:val="0"/>
          <w:numId w:val="15"/>
        </w:numPr>
        <w:spacing w:line="276" w:lineRule="auto"/>
      </w:pPr>
      <w:r w:rsidRPr="00951732">
        <w:t>The user is responsible for monitoring real-time stock levels, adjusting inventory parameters, and maintaining supplier databases.</w:t>
      </w:r>
    </w:p>
    <w:p w14:paraId="5BA74367" w14:textId="77777777" w:rsidR="00951732" w:rsidRPr="00951732" w:rsidRDefault="00951732" w:rsidP="000945BA">
      <w:pPr>
        <w:pStyle w:val="NormalWeb"/>
        <w:numPr>
          <w:ilvl w:val="0"/>
          <w:numId w:val="15"/>
        </w:numPr>
        <w:spacing w:line="276" w:lineRule="auto"/>
      </w:pPr>
      <w:r w:rsidRPr="00951732">
        <w:lastRenderedPageBreak/>
        <w:t>The Admin maintains overarching visibility over all system interactions to guarantee operational precision.</w:t>
      </w:r>
    </w:p>
    <w:p w14:paraId="3AD1B1A4" w14:textId="77777777" w:rsidR="00951732" w:rsidRPr="00951732" w:rsidRDefault="00951732" w:rsidP="000945BA">
      <w:pPr>
        <w:pStyle w:val="NormalWeb"/>
        <w:numPr>
          <w:ilvl w:val="0"/>
          <w:numId w:val="15"/>
        </w:numPr>
        <w:spacing w:line="276" w:lineRule="auto"/>
      </w:pPr>
      <w:r w:rsidRPr="00951732">
        <w:t>Absolute administrative rights are assigned to this user, allowing unrestricted creation, modification, or deletion of system records and settings.</w:t>
      </w:r>
    </w:p>
    <w:p w14:paraId="1998B7A6" w14:textId="77777777" w:rsidR="00951732" w:rsidRPr="00951732" w:rsidRDefault="00951732" w:rsidP="000945BA">
      <w:pPr>
        <w:pStyle w:val="NormalWeb"/>
        <w:numPr>
          <w:ilvl w:val="0"/>
          <w:numId w:val="15"/>
        </w:numPr>
        <w:spacing w:line="276" w:lineRule="auto"/>
      </w:pPr>
      <w:r w:rsidRPr="00951732">
        <w:t>The user manages all customer-related data, including historical order logs and feedback records.</w:t>
      </w:r>
    </w:p>
    <w:p w14:paraId="12CA1155" w14:textId="77777777" w:rsidR="00951732" w:rsidRPr="00951732" w:rsidRDefault="00951732" w:rsidP="000945BA">
      <w:pPr>
        <w:pStyle w:val="NormalWeb"/>
        <w:numPr>
          <w:ilvl w:val="0"/>
          <w:numId w:val="15"/>
        </w:numPr>
        <w:spacing w:line="276" w:lineRule="auto"/>
      </w:pPr>
      <w:r w:rsidRPr="00951732">
        <w:t>The Admin initiates system backups and governs data restoration procedures.</w:t>
      </w:r>
    </w:p>
    <w:p w14:paraId="57F5E030" w14:textId="77777777" w:rsidR="00951732" w:rsidRPr="00951732" w:rsidRDefault="00951732" w:rsidP="00951732">
      <w:pPr>
        <w:pStyle w:val="Heading4"/>
      </w:pPr>
      <w:r w:rsidRPr="00951732">
        <w:t>3.3.2 System Requirements</w:t>
      </w:r>
    </w:p>
    <w:p w14:paraId="0EA66C7B" w14:textId="77777777" w:rsidR="00951732" w:rsidRPr="00951732" w:rsidRDefault="00951732" w:rsidP="00951732">
      <w:pPr>
        <w:pStyle w:val="NormalWeb"/>
        <w:spacing w:line="276" w:lineRule="auto"/>
      </w:pPr>
      <w:r w:rsidRPr="00951732">
        <w:rPr>
          <w:rStyle w:val="Strong"/>
        </w:rPr>
        <w:t>Authentication Workflow:</w:t>
      </w:r>
    </w:p>
    <w:p w14:paraId="219C5266" w14:textId="77777777" w:rsidR="00951732" w:rsidRPr="00951732" w:rsidRDefault="00951732" w:rsidP="000945BA">
      <w:pPr>
        <w:pStyle w:val="NormalWeb"/>
        <w:numPr>
          <w:ilvl w:val="0"/>
          <w:numId w:val="16"/>
        </w:numPr>
        <w:spacing w:line="276" w:lineRule="auto"/>
      </w:pPr>
      <w:r w:rsidRPr="00951732">
        <w:t>The system must provide a secure login interface where the administrator inputs their assigned username and password before submitting the request.</w:t>
      </w:r>
    </w:p>
    <w:p w14:paraId="0511D0E0" w14:textId="77777777" w:rsidR="00951732" w:rsidRPr="00951732" w:rsidRDefault="00951732" w:rsidP="000945BA">
      <w:pPr>
        <w:pStyle w:val="NormalWeb"/>
        <w:numPr>
          <w:ilvl w:val="0"/>
          <w:numId w:val="16"/>
        </w:numPr>
        <w:spacing w:line="276" w:lineRule="auto"/>
      </w:pPr>
      <w:r w:rsidRPr="00951732">
        <w:t>Upon successful verification of the credentials, the system automatically redirects the user to the central management dashboard, granting full operational access.</w:t>
      </w:r>
    </w:p>
    <w:p w14:paraId="1786CF3C" w14:textId="77777777" w:rsidR="00951732" w:rsidRPr="00951732" w:rsidRDefault="00951732" w:rsidP="000945BA">
      <w:pPr>
        <w:pStyle w:val="NormalWeb"/>
        <w:numPr>
          <w:ilvl w:val="0"/>
          <w:numId w:val="16"/>
        </w:numPr>
        <w:spacing w:line="276" w:lineRule="auto"/>
      </w:pPr>
      <w:r w:rsidRPr="00951732">
        <w:t>In the event of mismatched or incorrect credentials, the system must deny access and display a clear "invalid user info" alert to the user.</w:t>
      </w:r>
    </w:p>
    <w:p w14:paraId="1BDB983E" w14:textId="77777777" w:rsidR="00951732" w:rsidRPr="00951732" w:rsidRDefault="00951732" w:rsidP="00951732">
      <w:pPr>
        <w:pStyle w:val="Heading4"/>
      </w:pPr>
      <w:r w:rsidRPr="00951732">
        <w:t>3.3.3 Functional Requirements</w:t>
      </w:r>
    </w:p>
    <w:p w14:paraId="526C34A6" w14:textId="77777777" w:rsidR="00951732" w:rsidRPr="00951732" w:rsidRDefault="00951732" w:rsidP="00951732">
      <w:pPr>
        <w:pStyle w:val="NormalWeb"/>
        <w:spacing w:line="276" w:lineRule="auto"/>
      </w:pPr>
      <w:r w:rsidRPr="00951732">
        <w:t>These specifications define the core behaviors and capabilities of the Restaurant Management System:</w:t>
      </w:r>
    </w:p>
    <w:p w14:paraId="1C2CB201" w14:textId="77777777" w:rsidR="00951732" w:rsidRPr="00951732" w:rsidRDefault="00951732" w:rsidP="000945BA">
      <w:pPr>
        <w:pStyle w:val="NormalWeb"/>
        <w:numPr>
          <w:ilvl w:val="0"/>
          <w:numId w:val="17"/>
        </w:numPr>
        <w:spacing w:line="276" w:lineRule="auto"/>
      </w:pPr>
      <w:r w:rsidRPr="00951732">
        <w:t>The software shall serve as a unified platform empowering the administrator to orchestrate and oversee all restaurant-related activities.</w:t>
      </w:r>
    </w:p>
    <w:p w14:paraId="79B580D7" w14:textId="77777777" w:rsidR="00951732" w:rsidRPr="00951732" w:rsidRDefault="00951732" w:rsidP="000945BA">
      <w:pPr>
        <w:pStyle w:val="NormalWeb"/>
        <w:numPr>
          <w:ilvl w:val="0"/>
          <w:numId w:val="17"/>
        </w:numPr>
        <w:spacing w:line="276" w:lineRule="auto"/>
      </w:pPr>
      <w:r w:rsidRPr="00951732">
        <w:t>The system shall feature a secure repository for storing customer profiles, capturing details such as contact information, historical orders, and payment records.</w:t>
      </w:r>
    </w:p>
    <w:p w14:paraId="431CA5F3" w14:textId="77777777" w:rsidR="00951732" w:rsidRPr="00951732" w:rsidRDefault="00951732" w:rsidP="000945BA">
      <w:pPr>
        <w:pStyle w:val="NormalWeb"/>
        <w:numPr>
          <w:ilvl w:val="0"/>
          <w:numId w:val="17"/>
        </w:numPr>
        <w:spacing w:line="276" w:lineRule="auto"/>
      </w:pPr>
      <w:r w:rsidRPr="00951732">
        <w:t>The platform must host a comprehensive and easily modifiable menu database. This includes tracking individual dish pricing, categorization, ingredient lists, and real-time availability.</w:t>
      </w:r>
    </w:p>
    <w:p w14:paraId="3D174035" w14:textId="77777777" w:rsidR="00951732" w:rsidRPr="00951732" w:rsidRDefault="00951732" w:rsidP="000945BA">
      <w:pPr>
        <w:pStyle w:val="NormalWeb"/>
        <w:numPr>
          <w:ilvl w:val="0"/>
          <w:numId w:val="17"/>
        </w:numPr>
        <w:spacing w:line="276" w:lineRule="auto"/>
      </w:pPr>
      <w:r w:rsidRPr="00951732">
        <w:t>The application must facilitate end-to-end order management, capturing the workflow from initial order placement through status updates, financial settlement, and receipt printing.</w:t>
      </w:r>
    </w:p>
    <w:p w14:paraId="4006FE6E" w14:textId="77777777" w:rsidR="00951732" w:rsidRPr="00951732" w:rsidRDefault="00951732" w:rsidP="000945BA">
      <w:pPr>
        <w:pStyle w:val="NormalWeb"/>
        <w:numPr>
          <w:ilvl w:val="0"/>
          <w:numId w:val="17"/>
        </w:numPr>
        <w:spacing w:line="276" w:lineRule="auto"/>
      </w:pPr>
      <w:r w:rsidRPr="00951732">
        <w:t>The system shall execute dynamic inventory tracking, featuring automated low-stock notifications and supplier management tools, strictly accessible by the administrative role.</w:t>
      </w:r>
    </w:p>
    <w:p w14:paraId="40F91332" w14:textId="1914D196" w:rsidR="00951732" w:rsidRPr="00951732" w:rsidRDefault="00951732" w:rsidP="000945BA">
      <w:pPr>
        <w:pStyle w:val="NormalWeb"/>
        <w:numPr>
          <w:ilvl w:val="0"/>
          <w:numId w:val="17"/>
        </w:numPr>
        <w:spacing w:line="276" w:lineRule="auto"/>
      </w:pPr>
      <w:r w:rsidRPr="00951732">
        <w:t>The software must include an analytics engine capable of producing detailed business intelligence, including sales trends, stock consumption, and overall performance indicators.</w:t>
      </w:r>
    </w:p>
    <w:p w14:paraId="2E6240CE" w14:textId="77777777" w:rsidR="00951732" w:rsidRPr="00951732" w:rsidRDefault="00951732" w:rsidP="00951732">
      <w:pPr>
        <w:pStyle w:val="Heading4"/>
      </w:pPr>
      <w:r w:rsidRPr="00951732">
        <w:lastRenderedPageBreak/>
        <w:t>3.3.4 Non-Functional Requirements</w:t>
      </w:r>
    </w:p>
    <w:p w14:paraId="0A5CD7EF" w14:textId="77777777" w:rsidR="00951732" w:rsidRPr="00951732" w:rsidRDefault="00951732" w:rsidP="00951732">
      <w:pPr>
        <w:pStyle w:val="NormalWeb"/>
        <w:spacing w:line="276" w:lineRule="auto"/>
      </w:pPr>
      <w:r w:rsidRPr="00951732">
        <w:rPr>
          <w:rStyle w:val="Strong"/>
        </w:rPr>
        <w:t>Performance Metrics:</w:t>
      </w:r>
    </w:p>
    <w:p w14:paraId="26D4AF09" w14:textId="77777777" w:rsidR="00951732" w:rsidRPr="00951732" w:rsidRDefault="00951732" w:rsidP="000945BA">
      <w:pPr>
        <w:pStyle w:val="NormalWeb"/>
        <w:numPr>
          <w:ilvl w:val="0"/>
          <w:numId w:val="18"/>
        </w:numPr>
        <w:spacing w:line="276" w:lineRule="auto"/>
      </w:pPr>
      <w:r w:rsidRPr="00951732">
        <w:rPr>
          <w:rStyle w:val="Strong"/>
        </w:rPr>
        <w:t>Latency:</w:t>
      </w:r>
      <w:r w:rsidRPr="00951732">
        <w:t xml:space="preserve"> All standard operations and interface interactions must execute and respond within a 5-second window.</w:t>
      </w:r>
    </w:p>
    <w:p w14:paraId="484BC37C" w14:textId="77777777" w:rsidR="00951732" w:rsidRPr="00951732" w:rsidRDefault="00951732" w:rsidP="000945BA">
      <w:pPr>
        <w:pStyle w:val="NormalWeb"/>
        <w:numPr>
          <w:ilvl w:val="0"/>
          <w:numId w:val="18"/>
        </w:numPr>
        <w:spacing w:line="276" w:lineRule="auto"/>
      </w:pPr>
      <w:r w:rsidRPr="00951732">
        <w:rPr>
          <w:rStyle w:val="Strong"/>
        </w:rPr>
        <w:t>Throughput:</w:t>
      </w:r>
      <w:r w:rsidRPr="00951732">
        <w:t xml:space="preserve"> The architecture must seamlessly process up to 10,000 discrete transactions per day without experiencing bottlenecks.</w:t>
      </w:r>
    </w:p>
    <w:p w14:paraId="1D97565F" w14:textId="77777777" w:rsidR="00951732" w:rsidRPr="00951732" w:rsidRDefault="00951732" w:rsidP="000945BA">
      <w:pPr>
        <w:pStyle w:val="NormalWeb"/>
        <w:numPr>
          <w:ilvl w:val="0"/>
          <w:numId w:val="18"/>
        </w:numPr>
        <w:spacing w:line="276" w:lineRule="auto"/>
      </w:pPr>
      <w:r w:rsidRPr="00951732">
        <w:rPr>
          <w:rStyle w:val="Strong"/>
        </w:rPr>
        <w:t>Concurrency:</w:t>
      </w:r>
      <w:r w:rsidRPr="00951732">
        <w:t xml:space="preserve"> The platform must smoothly support multiple administrators operating simultaneously without session conflicts.</w:t>
      </w:r>
    </w:p>
    <w:p w14:paraId="51D94AAF" w14:textId="77777777" w:rsidR="00951732" w:rsidRPr="00951732" w:rsidRDefault="00951732" w:rsidP="000945BA">
      <w:pPr>
        <w:pStyle w:val="NormalWeb"/>
        <w:numPr>
          <w:ilvl w:val="0"/>
          <w:numId w:val="18"/>
        </w:numPr>
        <w:spacing w:line="276" w:lineRule="auto"/>
      </w:pPr>
      <w:r w:rsidRPr="00951732">
        <w:rPr>
          <w:rStyle w:val="Strong"/>
        </w:rPr>
        <w:t>Database Efficiency:</w:t>
      </w:r>
      <w:r w:rsidRPr="00951732">
        <w:t xml:space="preserve"> Complex data queries, especially those driving analytics and reporting, must resolve and render in under 3 seconds.</w:t>
      </w:r>
    </w:p>
    <w:p w14:paraId="1813030E" w14:textId="77777777" w:rsidR="00951732" w:rsidRPr="00951732" w:rsidRDefault="00951732" w:rsidP="00951732">
      <w:pPr>
        <w:pStyle w:val="NormalWeb"/>
        <w:spacing w:line="276" w:lineRule="auto"/>
      </w:pPr>
      <w:r w:rsidRPr="00951732">
        <w:rPr>
          <w:rStyle w:val="Strong"/>
        </w:rPr>
        <w:t>Security Standards:</w:t>
      </w:r>
    </w:p>
    <w:p w14:paraId="2C68DDA5" w14:textId="77777777" w:rsidR="00951732" w:rsidRPr="00951732" w:rsidRDefault="00951732" w:rsidP="000945BA">
      <w:pPr>
        <w:pStyle w:val="NormalWeb"/>
        <w:numPr>
          <w:ilvl w:val="0"/>
          <w:numId w:val="19"/>
        </w:numPr>
        <w:spacing w:line="276" w:lineRule="auto"/>
      </w:pPr>
      <w:r w:rsidRPr="00951732">
        <w:rPr>
          <w:rStyle w:val="Strong"/>
        </w:rPr>
        <w:t>Data Cryptography:</w:t>
      </w:r>
      <w:r w:rsidRPr="00951732">
        <w:t xml:space="preserve"> Sensitive details, particularly customer transaction data and passwords, must be protected using robust, industry-standard encryption algorithms.</w:t>
      </w:r>
    </w:p>
    <w:p w14:paraId="4E0BC733" w14:textId="77777777" w:rsidR="00951732" w:rsidRPr="00951732" w:rsidRDefault="00951732" w:rsidP="000945BA">
      <w:pPr>
        <w:pStyle w:val="NormalWeb"/>
        <w:numPr>
          <w:ilvl w:val="0"/>
          <w:numId w:val="19"/>
        </w:numPr>
        <w:spacing w:line="276" w:lineRule="auto"/>
      </w:pPr>
      <w:r w:rsidRPr="00951732">
        <w:rPr>
          <w:rStyle w:val="Strong"/>
        </w:rPr>
        <w:t>Access Control:</w:t>
      </w:r>
      <w:r w:rsidRPr="00951732">
        <w:t xml:space="preserve"> The system must strictly enforce Role-Based Access Control (RBAC), ensuring only verified administrative identities can reach sensitive modules.</w:t>
      </w:r>
    </w:p>
    <w:p w14:paraId="34E5DB93" w14:textId="77777777" w:rsidR="00951732" w:rsidRPr="00951732" w:rsidRDefault="00951732" w:rsidP="000945BA">
      <w:pPr>
        <w:pStyle w:val="NormalWeb"/>
        <w:numPr>
          <w:ilvl w:val="0"/>
          <w:numId w:val="19"/>
        </w:numPr>
        <w:spacing w:line="276" w:lineRule="auto"/>
      </w:pPr>
      <w:r w:rsidRPr="00951732">
        <w:rPr>
          <w:rStyle w:val="Strong"/>
        </w:rPr>
        <w:t>System Logging:</w:t>
      </w:r>
      <w:r w:rsidRPr="00951732">
        <w:t xml:space="preserve"> An immutable audit trail must be maintained, meticulously recording all user activities, database modifications, and transactional events for future security audits.</w:t>
      </w:r>
    </w:p>
    <w:p w14:paraId="71256D64" w14:textId="77777777" w:rsidR="00951732" w:rsidRPr="00951732" w:rsidRDefault="00951732" w:rsidP="000945BA">
      <w:pPr>
        <w:pStyle w:val="NormalWeb"/>
        <w:numPr>
          <w:ilvl w:val="0"/>
          <w:numId w:val="19"/>
        </w:numPr>
        <w:spacing w:line="276" w:lineRule="auto"/>
      </w:pPr>
      <w:r w:rsidRPr="00951732">
        <w:rPr>
          <w:rStyle w:val="Strong"/>
        </w:rPr>
        <w:t>Data Preservation:</w:t>
      </w:r>
      <w:r w:rsidRPr="00951732">
        <w:t xml:space="preserve"> Automated, encrypted data backups must be generated securely during the day-end closure sequence.</w:t>
      </w:r>
    </w:p>
    <w:p w14:paraId="43E2911C" w14:textId="77777777" w:rsidR="00951732" w:rsidRPr="00951732" w:rsidRDefault="00951732" w:rsidP="00951732">
      <w:pPr>
        <w:pStyle w:val="NormalWeb"/>
        <w:spacing w:line="276" w:lineRule="auto"/>
      </w:pPr>
      <w:r w:rsidRPr="00951732">
        <w:rPr>
          <w:rStyle w:val="Strong"/>
        </w:rPr>
        <w:t>System Reliability:</w:t>
      </w:r>
    </w:p>
    <w:p w14:paraId="65E5BBB5" w14:textId="77777777" w:rsidR="00951732" w:rsidRPr="00951732" w:rsidRDefault="00951732" w:rsidP="000945BA">
      <w:pPr>
        <w:pStyle w:val="NormalWeb"/>
        <w:numPr>
          <w:ilvl w:val="0"/>
          <w:numId w:val="20"/>
        </w:numPr>
        <w:spacing w:line="276" w:lineRule="auto"/>
      </w:pPr>
      <w:r w:rsidRPr="00951732">
        <w:rPr>
          <w:rStyle w:val="Strong"/>
        </w:rPr>
        <w:t>High Availability:</w:t>
      </w:r>
      <w:r w:rsidRPr="00951732">
        <w:t xml:space="preserve"> The application infrastructure must guarantee 99.9% uptime, incorporating failover protocols to prevent service interruptions during peak dining hours.</w:t>
      </w:r>
    </w:p>
    <w:p w14:paraId="395EF51B" w14:textId="77777777" w:rsidR="00951732" w:rsidRPr="00951732" w:rsidRDefault="00951732" w:rsidP="000945BA">
      <w:pPr>
        <w:pStyle w:val="NormalWeb"/>
        <w:numPr>
          <w:ilvl w:val="0"/>
          <w:numId w:val="20"/>
        </w:numPr>
        <w:spacing w:line="276" w:lineRule="auto"/>
      </w:pPr>
      <w:r w:rsidRPr="00951732">
        <w:rPr>
          <w:rStyle w:val="Strong"/>
        </w:rPr>
        <w:t>Exception Handling:</w:t>
      </w:r>
      <w:r w:rsidRPr="00951732">
        <w:t xml:space="preserve"> The software must gracefully catch and manage unexpected errors, presenting users with understandable alerts and clear paths for recovery.</w:t>
      </w:r>
    </w:p>
    <w:p w14:paraId="0AEDEB4C" w14:textId="77777777" w:rsidR="00951732" w:rsidRPr="00951732" w:rsidRDefault="00951732" w:rsidP="000945BA">
      <w:pPr>
        <w:pStyle w:val="NormalWeb"/>
        <w:numPr>
          <w:ilvl w:val="0"/>
          <w:numId w:val="20"/>
        </w:numPr>
        <w:spacing w:line="276" w:lineRule="auto"/>
      </w:pPr>
      <w:r w:rsidRPr="00951732">
        <w:rPr>
          <w:rStyle w:val="Strong"/>
        </w:rPr>
        <w:t>Information Integrity:</w:t>
      </w:r>
      <w:r w:rsidRPr="00951732">
        <w:t xml:space="preserve"> The system must guarantee that order placements, inventory deductions, and payment records are processed synchronously and accurately, preventing any data corruption.</w:t>
      </w:r>
    </w:p>
    <w:p w14:paraId="646877F5" w14:textId="77777777" w:rsidR="00951732" w:rsidRPr="00951732" w:rsidRDefault="00951732" w:rsidP="000945BA">
      <w:pPr>
        <w:pStyle w:val="NormalWeb"/>
        <w:numPr>
          <w:ilvl w:val="0"/>
          <w:numId w:val="20"/>
        </w:numPr>
        <w:spacing w:line="276" w:lineRule="auto"/>
      </w:pPr>
      <w:r w:rsidRPr="00951732">
        <w:rPr>
          <w:rStyle w:val="Strong"/>
        </w:rPr>
        <w:t>Disaster Recovery:</w:t>
      </w:r>
      <w:r w:rsidRPr="00951732">
        <w:t xml:space="preserve"> Alongside routine backups, the system must support rapid data restoration frameworks to recover quickly from any theoretical hardware or server failures.</w:t>
      </w:r>
    </w:p>
    <w:p w14:paraId="16CED86F" w14:textId="77777777" w:rsidR="00951732" w:rsidRPr="00951732" w:rsidRDefault="00951732" w:rsidP="00951732">
      <w:pPr>
        <w:pStyle w:val="NormalWeb"/>
        <w:spacing w:line="276" w:lineRule="auto"/>
      </w:pPr>
      <w:r w:rsidRPr="00951732">
        <w:rPr>
          <w:rStyle w:val="Strong"/>
        </w:rPr>
        <w:t>Usability and UX:</w:t>
      </w:r>
    </w:p>
    <w:p w14:paraId="1851D96B" w14:textId="77777777" w:rsidR="00951732" w:rsidRPr="00951732" w:rsidRDefault="00951732" w:rsidP="000945BA">
      <w:pPr>
        <w:pStyle w:val="NormalWeb"/>
        <w:numPr>
          <w:ilvl w:val="0"/>
          <w:numId w:val="21"/>
        </w:numPr>
        <w:spacing w:line="276" w:lineRule="auto"/>
      </w:pPr>
      <w:r w:rsidRPr="00951732">
        <w:rPr>
          <w:rStyle w:val="Strong"/>
        </w:rPr>
        <w:lastRenderedPageBreak/>
        <w:t>Interface Design:</w:t>
      </w:r>
      <w:r w:rsidRPr="00951732">
        <w:t xml:space="preserve"> The visual interface must be highly intuitive, tailored specifically to the fast-paced nature of restaurant operations.</w:t>
      </w:r>
    </w:p>
    <w:p w14:paraId="170E8F1A" w14:textId="77777777" w:rsidR="00951732" w:rsidRPr="00951732" w:rsidRDefault="00951732" w:rsidP="000945BA">
      <w:pPr>
        <w:pStyle w:val="NormalWeb"/>
        <w:numPr>
          <w:ilvl w:val="0"/>
          <w:numId w:val="21"/>
        </w:numPr>
        <w:spacing w:line="276" w:lineRule="auto"/>
      </w:pPr>
      <w:r w:rsidRPr="00951732">
        <w:rPr>
          <w:rStyle w:val="Strong"/>
        </w:rPr>
        <w:t>Information Architecture:</w:t>
      </w:r>
      <w:r w:rsidRPr="00951732">
        <w:t xml:space="preserve"> Navigation must remain straightforward (e.g., dedicated tabs for Orders, Payments, Inventory, Reports) to drastically reduce the learning curve for new staff.</w:t>
      </w:r>
    </w:p>
    <w:p w14:paraId="249498E3" w14:textId="77777777" w:rsidR="00951732" w:rsidRPr="00951732" w:rsidRDefault="00951732" w:rsidP="000945BA">
      <w:pPr>
        <w:pStyle w:val="NormalWeb"/>
        <w:numPr>
          <w:ilvl w:val="0"/>
          <w:numId w:val="21"/>
        </w:numPr>
        <w:spacing w:line="276" w:lineRule="auto"/>
      </w:pPr>
      <w:r w:rsidRPr="00951732">
        <w:rPr>
          <w:rStyle w:val="Strong"/>
        </w:rPr>
        <w:t>Dashboard Accessibility:</w:t>
      </w:r>
      <w:r w:rsidRPr="00951732">
        <w:t xml:space="preserve"> Core management tools must be centrally located on the dashboard for immediate access upon login.</w:t>
      </w:r>
    </w:p>
    <w:p w14:paraId="73B9F808" w14:textId="77777777" w:rsidR="00951732" w:rsidRPr="00951732" w:rsidRDefault="00951732" w:rsidP="000945BA">
      <w:pPr>
        <w:pStyle w:val="NormalWeb"/>
        <w:numPr>
          <w:ilvl w:val="0"/>
          <w:numId w:val="21"/>
        </w:numPr>
        <w:spacing w:line="276" w:lineRule="auto"/>
      </w:pPr>
      <w:r w:rsidRPr="00951732">
        <w:rPr>
          <w:rStyle w:val="Strong"/>
        </w:rPr>
        <w:t>Mistake Prevention:</w:t>
      </w:r>
      <w:r w:rsidRPr="00951732">
        <w:t xml:space="preserve"> The UI must incorporate safeguard prompts (e.g., confirmation dialogs) to prevent users from executing accidental or destructive actions.</w:t>
      </w:r>
    </w:p>
    <w:p w14:paraId="406D3441" w14:textId="77777777" w:rsidR="00951732" w:rsidRPr="00951732" w:rsidRDefault="00951732" w:rsidP="00951732">
      <w:pPr>
        <w:pStyle w:val="NormalWeb"/>
        <w:spacing w:line="276" w:lineRule="auto"/>
      </w:pPr>
      <w:r w:rsidRPr="00951732">
        <w:rPr>
          <w:rStyle w:val="Strong"/>
        </w:rPr>
        <w:t>Scalability Potential:</w:t>
      </w:r>
    </w:p>
    <w:p w14:paraId="387A8A70" w14:textId="77777777" w:rsidR="00951732" w:rsidRPr="00951732" w:rsidRDefault="00951732" w:rsidP="000945BA">
      <w:pPr>
        <w:pStyle w:val="NormalWeb"/>
        <w:numPr>
          <w:ilvl w:val="0"/>
          <w:numId w:val="22"/>
        </w:numPr>
        <w:spacing w:line="276" w:lineRule="auto"/>
      </w:pPr>
      <w:r w:rsidRPr="00951732">
        <w:rPr>
          <w:rStyle w:val="Strong"/>
        </w:rPr>
        <w:t>Volume Growth:</w:t>
      </w:r>
      <w:r w:rsidRPr="00951732">
        <w:t xml:space="preserve"> The backend architecture should be capable of accommodating a 200% surge in transaction frequency and user records without requiring an immediate infrastructure overhaul.</w:t>
      </w:r>
    </w:p>
    <w:p w14:paraId="501DC8F2" w14:textId="77777777" w:rsidR="00951732" w:rsidRPr="00951732" w:rsidRDefault="00951732" w:rsidP="000945BA">
      <w:pPr>
        <w:pStyle w:val="NormalWeb"/>
        <w:numPr>
          <w:ilvl w:val="0"/>
          <w:numId w:val="22"/>
        </w:numPr>
        <w:spacing w:line="276" w:lineRule="auto"/>
      </w:pPr>
      <w:r w:rsidRPr="00951732">
        <w:rPr>
          <w:rStyle w:val="Strong"/>
        </w:rPr>
        <w:t>Elastic Storage:</w:t>
      </w:r>
      <w:r w:rsidRPr="00951732">
        <w:t xml:space="preserve"> The database design must permit seamless expansion as the restaurant’s menu, customer base, and historical data archives grow.</w:t>
      </w:r>
    </w:p>
    <w:p w14:paraId="21B2D916" w14:textId="77777777" w:rsidR="00951732" w:rsidRPr="00951732" w:rsidRDefault="00951732" w:rsidP="000945BA">
      <w:pPr>
        <w:pStyle w:val="NormalWeb"/>
        <w:numPr>
          <w:ilvl w:val="0"/>
          <w:numId w:val="22"/>
        </w:numPr>
        <w:spacing w:line="276" w:lineRule="auto"/>
      </w:pPr>
      <w:r w:rsidRPr="00951732">
        <w:rPr>
          <w:rStyle w:val="Strong"/>
        </w:rPr>
        <w:t>Modular Architecture:</w:t>
      </w:r>
      <w:r w:rsidRPr="00951732">
        <w:t xml:space="preserve"> The codebase must be structured modularly, allowing developers to easily append new features in future iterations.</w:t>
      </w:r>
    </w:p>
    <w:p w14:paraId="653EED6B" w14:textId="77777777" w:rsidR="00951732" w:rsidRPr="00951732" w:rsidRDefault="00951732" w:rsidP="00951732">
      <w:pPr>
        <w:pStyle w:val="NormalWeb"/>
        <w:spacing w:line="276" w:lineRule="auto"/>
      </w:pPr>
      <w:r w:rsidRPr="00951732">
        <w:rPr>
          <w:rStyle w:val="Strong"/>
        </w:rPr>
        <w:t>Software Maintainability:</w:t>
      </w:r>
    </w:p>
    <w:p w14:paraId="3A270633" w14:textId="77777777" w:rsidR="00951732" w:rsidRPr="00951732" w:rsidRDefault="00951732" w:rsidP="000945BA">
      <w:pPr>
        <w:pStyle w:val="NormalWeb"/>
        <w:numPr>
          <w:ilvl w:val="0"/>
          <w:numId w:val="23"/>
        </w:numPr>
        <w:spacing w:line="276" w:lineRule="auto"/>
      </w:pPr>
      <w:r w:rsidRPr="00951732">
        <w:rPr>
          <w:rStyle w:val="Strong"/>
        </w:rPr>
        <w:t>Codebase Quality:</w:t>
      </w:r>
      <w:r w:rsidRPr="00951732">
        <w:t xml:space="preserve"> The source code must adhere to best practices—utilizing React.js, Laravel, and MySQL—ensuring it is well-commented and easily comprehensible for future development teams.</w:t>
      </w:r>
    </w:p>
    <w:p w14:paraId="0625B4B0" w14:textId="77777777" w:rsidR="00951732" w:rsidRPr="00951732" w:rsidRDefault="00951732" w:rsidP="000945BA">
      <w:pPr>
        <w:pStyle w:val="NormalWeb"/>
        <w:numPr>
          <w:ilvl w:val="0"/>
          <w:numId w:val="23"/>
        </w:numPr>
        <w:spacing w:line="276" w:lineRule="auto"/>
      </w:pPr>
      <w:r w:rsidRPr="00951732">
        <w:rPr>
          <w:rStyle w:val="Strong"/>
        </w:rPr>
        <w:t>Deployment:</w:t>
      </w:r>
      <w:r w:rsidRPr="00951732">
        <w:t xml:space="preserve"> Applying system patches and bug fixes must be streamlined to ensure they do not disrupt active restaurant operations.</w:t>
      </w:r>
    </w:p>
    <w:p w14:paraId="6F917576" w14:textId="77777777" w:rsidR="00951732" w:rsidRPr="00951732" w:rsidRDefault="00951732" w:rsidP="000945BA">
      <w:pPr>
        <w:pStyle w:val="NormalWeb"/>
        <w:numPr>
          <w:ilvl w:val="0"/>
          <w:numId w:val="23"/>
        </w:numPr>
        <w:spacing w:line="276" w:lineRule="auto"/>
      </w:pPr>
      <w:r w:rsidRPr="00951732">
        <w:rPr>
          <w:rStyle w:val="Strong"/>
        </w:rPr>
        <w:t>Health Monitoring:</w:t>
      </w:r>
      <w:r w:rsidRPr="00951732">
        <w:t xml:space="preserve"> The application should include built-in diagnostic tools to observe system health and flag potential backend issues preemptively.</w:t>
      </w:r>
    </w:p>
    <w:p w14:paraId="3A54328B" w14:textId="77777777" w:rsidR="00951732" w:rsidRPr="00951732" w:rsidRDefault="00951732" w:rsidP="00951732">
      <w:pPr>
        <w:pStyle w:val="NormalWeb"/>
        <w:spacing w:line="276" w:lineRule="auto"/>
      </w:pPr>
      <w:r w:rsidRPr="00951732">
        <w:rPr>
          <w:rStyle w:val="Strong"/>
        </w:rPr>
        <w:t>Platform Portability:</w:t>
      </w:r>
    </w:p>
    <w:p w14:paraId="4B23CFF1" w14:textId="77777777" w:rsidR="00951732" w:rsidRPr="00951732" w:rsidRDefault="00951732" w:rsidP="000945BA">
      <w:pPr>
        <w:pStyle w:val="NormalWeb"/>
        <w:numPr>
          <w:ilvl w:val="0"/>
          <w:numId w:val="24"/>
        </w:numPr>
        <w:spacing w:line="276" w:lineRule="auto"/>
      </w:pPr>
      <w:r w:rsidRPr="00951732">
        <w:rPr>
          <w:rStyle w:val="Strong"/>
        </w:rPr>
        <w:t>Device Agnosticism:</w:t>
      </w:r>
      <w:r w:rsidRPr="00951732">
        <w:t xml:space="preserve"> Being a web-based solution, the system must be fully accessible and responsive across desktops, laptops, tablets, and mobile devices.</w:t>
      </w:r>
    </w:p>
    <w:p w14:paraId="37ED3B66" w14:textId="77777777" w:rsidR="00951732" w:rsidRPr="00951732" w:rsidRDefault="00951732" w:rsidP="000945BA">
      <w:pPr>
        <w:pStyle w:val="NormalWeb"/>
        <w:numPr>
          <w:ilvl w:val="0"/>
          <w:numId w:val="24"/>
        </w:numPr>
        <w:spacing w:line="276" w:lineRule="auto"/>
      </w:pPr>
      <w:r w:rsidRPr="00951732">
        <w:rPr>
          <w:rStyle w:val="Strong"/>
        </w:rPr>
        <w:t>Browser Support:</w:t>
      </w:r>
      <w:r w:rsidRPr="00951732">
        <w:t xml:space="preserve"> The frontend must render correctly and function flawlessly across all major web browsers (Google Chrome, Mozilla Firefox, Apple Safari, Microsoft Edge).</w:t>
      </w:r>
    </w:p>
    <w:p w14:paraId="230C92A5" w14:textId="77777777" w:rsidR="00951732" w:rsidRPr="00951732" w:rsidRDefault="00951732" w:rsidP="000945BA">
      <w:pPr>
        <w:pStyle w:val="NormalWeb"/>
        <w:numPr>
          <w:ilvl w:val="0"/>
          <w:numId w:val="24"/>
        </w:numPr>
        <w:spacing w:line="276" w:lineRule="auto"/>
      </w:pPr>
      <w:r w:rsidRPr="00951732">
        <w:rPr>
          <w:rStyle w:val="Strong"/>
        </w:rPr>
        <w:t>OS Independence:</w:t>
      </w:r>
      <w:r w:rsidRPr="00951732">
        <w:t xml:space="preserve"> The system must operate seamlessly regardless of the underlying operating system (Windows, macOS, Linux, iOS, Android).</w:t>
      </w:r>
    </w:p>
    <w:p w14:paraId="0546F669" w14:textId="77777777" w:rsidR="00E672C8" w:rsidRDefault="00E672C8" w:rsidP="00F117A7">
      <w:pPr>
        <w:spacing w:after="0" w:line="276" w:lineRule="auto"/>
        <w:rPr>
          <w:u w:val="single"/>
          <w:shd w:val="clear" w:color="auto" w:fill="FFFFFF"/>
        </w:rPr>
      </w:pPr>
      <w:r>
        <w:br w:type="page"/>
      </w:r>
    </w:p>
    <w:p w14:paraId="11C43F3E" w14:textId="7998E5D6" w:rsidR="009C76EE" w:rsidRDefault="009C76EE" w:rsidP="00F245CE">
      <w:pPr>
        <w:pStyle w:val="Heading5"/>
        <w:spacing w:line="276" w:lineRule="auto"/>
      </w:pPr>
      <w:bookmarkStart w:id="111" w:name="_Toc210298416"/>
      <w:r w:rsidRPr="001A0EB9">
        <w:lastRenderedPageBreak/>
        <w:t>3.4.2 Use Case</w:t>
      </w:r>
      <w:r w:rsidR="00FF4C7A">
        <w:t xml:space="preserve"> Diagram</w:t>
      </w:r>
      <w:bookmarkEnd w:id="111"/>
    </w:p>
    <w:p w14:paraId="75763D37" w14:textId="00AC8D2A" w:rsidR="002F0EB2" w:rsidRPr="002F0EB2" w:rsidRDefault="00E06F8C" w:rsidP="00E06F8C">
      <w:pPr>
        <w:spacing w:line="276" w:lineRule="auto"/>
        <w:jc w:val="center"/>
        <w:rPr>
          <w:b/>
          <w:bCs/>
        </w:rPr>
      </w:pPr>
      <w:r w:rsidRPr="00E06F8C">
        <w:rPr>
          <w:b/>
          <w:bCs/>
          <w:noProof/>
        </w:rPr>
        <w:drawing>
          <wp:inline distT="0" distB="0" distL="0" distR="0" wp14:anchorId="2DA7CEDA" wp14:editId="56F2B002">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14:paraId="3EB8AA21" w14:textId="66DFD1CF" w:rsidR="00FF4C7A" w:rsidRDefault="00FF4C7A" w:rsidP="00F245CE">
      <w:pPr>
        <w:spacing w:line="276" w:lineRule="auto"/>
        <w:jc w:val="center"/>
        <w:rPr>
          <w:b/>
          <w:bCs/>
        </w:rPr>
      </w:pPr>
    </w:p>
    <w:p w14:paraId="15BC9554" w14:textId="77777777" w:rsidR="00C71D68" w:rsidRDefault="00C71D68" w:rsidP="00F245CE">
      <w:pPr>
        <w:pStyle w:val="FigureCell"/>
        <w:spacing w:line="276" w:lineRule="auto"/>
      </w:pPr>
    </w:p>
    <w:p w14:paraId="0CAA9182" w14:textId="58D8F1AE" w:rsidR="00B66F13" w:rsidRPr="002B4EB8" w:rsidRDefault="00AF7CE7" w:rsidP="00F245CE">
      <w:pPr>
        <w:pStyle w:val="FigureCell"/>
        <w:spacing w:line="276" w:lineRule="auto"/>
      </w:pPr>
      <w:bookmarkStart w:id="112" w:name="_Toc210298763"/>
      <w:r w:rsidRPr="002B4EB8">
        <w:t xml:space="preserve">Figure </w:t>
      </w:r>
      <w:r w:rsidR="00FF4C7A" w:rsidRPr="002B4EB8">
        <w:t>3.4.2 Use case Diagra</w:t>
      </w:r>
      <w:r w:rsidR="000C3744" w:rsidRPr="002B4EB8">
        <w:t>m</w:t>
      </w:r>
      <w:bookmarkEnd w:id="112"/>
    </w:p>
    <w:p w14:paraId="765C954F" w14:textId="77777777" w:rsidR="00C71D68" w:rsidRDefault="00C71D68" w:rsidP="00F245CE">
      <w:pPr>
        <w:pStyle w:val="FigureCell"/>
        <w:spacing w:line="276" w:lineRule="auto"/>
      </w:pPr>
    </w:p>
    <w:p w14:paraId="4A212003" w14:textId="77777777" w:rsidR="00B66F13" w:rsidRDefault="00B66F13" w:rsidP="00F245CE">
      <w:pPr>
        <w:pStyle w:val="BodyText"/>
        <w:spacing w:line="276" w:lineRule="auto"/>
      </w:pPr>
    </w:p>
    <w:p w14:paraId="7087BCC9" w14:textId="77777777" w:rsidR="00B66F13" w:rsidRDefault="00B66F13" w:rsidP="00F245CE">
      <w:pPr>
        <w:pStyle w:val="BodyText"/>
        <w:spacing w:line="276" w:lineRule="auto"/>
      </w:pPr>
    </w:p>
    <w:p w14:paraId="33E944C4" w14:textId="77777777" w:rsidR="00B66F13" w:rsidRDefault="00B66F13" w:rsidP="00F245CE">
      <w:pPr>
        <w:pStyle w:val="BodyText"/>
        <w:spacing w:line="276" w:lineRule="auto"/>
      </w:pPr>
    </w:p>
    <w:p w14:paraId="648F8FA3" w14:textId="77777777" w:rsidR="00C71D68" w:rsidRDefault="00C71D68" w:rsidP="00F245CE">
      <w:pPr>
        <w:pStyle w:val="BodyText"/>
        <w:spacing w:line="276" w:lineRule="auto"/>
      </w:pPr>
    </w:p>
    <w:p w14:paraId="26EBC908" w14:textId="77777777" w:rsidR="00C71D68" w:rsidRDefault="00C71D68" w:rsidP="00F245CE">
      <w:pPr>
        <w:pStyle w:val="BodyText"/>
        <w:spacing w:line="276" w:lineRule="auto"/>
      </w:pPr>
    </w:p>
    <w:p w14:paraId="18F45EB9" w14:textId="77777777" w:rsidR="00C71D68" w:rsidRDefault="00C71D68" w:rsidP="00F245CE">
      <w:pPr>
        <w:pStyle w:val="BodyText"/>
        <w:spacing w:line="276" w:lineRule="auto"/>
      </w:pPr>
    </w:p>
    <w:p w14:paraId="202726F3" w14:textId="77777777" w:rsidR="00C71D68" w:rsidRDefault="00C71D68" w:rsidP="00F245CE">
      <w:pPr>
        <w:pStyle w:val="BodyText"/>
        <w:spacing w:line="276" w:lineRule="auto"/>
      </w:pPr>
    </w:p>
    <w:p w14:paraId="4927F99C" w14:textId="77777777" w:rsidR="00C71D68" w:rsidRDefault="00C71D68" w:rsidP="00F245CE">
      <w:pPr>
        <w:pStyle w:val="BodyText"/>
        <w:spacing w:line="276" w:lineRule="auto"/>
      </w:pPr>
    </w:p>
    <w:p w14:paraId="10C9D586" w14:textId="77777777" w:rsidR="00C71D68" w:rsidRDefault="00C71D68" w:rsidP="00F245CE">
      <w:pPr>
        <w:pStyle w:val="BodyText"/>
        <w:spacing w:line="276" w:lineRule="auto"/>
      </w:pPr>
    </w:p>
    <w:p w14:paraId="7336093B" w14:textId="77777777" w:rsidR="00C71D68" w:rsidRDefault="00C71D68" w:rsidP="00F245CE">
      <w:pPr>
        <w:pStyle w:val="BodyText"/>
        <w:spacing w:line="276" w:lineRule="auto"/>
      </w:pPr>
    </w:p>
    <w:p w14:paraId="3DFCCE66" w14:textId="77777777" w:rsidR="00C71D68" w:rsidRDefault="00C71D68" w:rsidP="00F245CE">
      <w:pPr>
        <w:pStyle w:val="BodyText"/>
        <w:spacing w:line="276" w:lineRule="auto"/>
      </w:pPr>
    </w:p>
    <w:p w14:paraId="20C294FD" w14:textId="77777777" w:rsidR="00C71D68" w:rsidRDefault="00C71D68" w:rsidP="00F245CE">
      <w:pPr>
        <w:pStyle w:val="BodyText"/>
        <w:spacing w:line="276" w:lineRule="auto"/>
      </w:pPr>
    </w:p>
    <w:p w14:paraId="72A8B701" w14:textId="77777777" w:rsidR="00B66F13" w:rsidRDefault="00B66F13" w:rsidP="00F245CE">
      <w:pPr>
        <w:pStyle w:val="BodyText"/>
        <w:spacing w:line="276" w:lineRule="auto"/>
      </w:pPr>
    </w:p>
    <w:p w14:paraId="7CD31AE0" w14:textId="77777777" w:rsidR="00B66F13" w:rsidRDefault="00B66F13" w:rsidP="00F245CE">
      <w:pPr>
        <w:pStyle w:val="BodyText"/>
        <w:spacing w:line="276" w:lineRule="auto"/>
      </w:pPr>
    </w:p>
    <w:p w14:paraId="2745ADED" w14:textId="77777777" w:rsidR="00B66F13" w:rsidRDefault="00B66F13" w:rsidP="00F245CE">
      <w:pPr>
        <w:pStyle w:val="BodyText"/>
        <w:spacing w:line="276" w:lineRule="auto"/>
      </w:pPr>
    </w:p>
    <w:p w14:paraId="7E21BEDB" w14:textId="77777777" w:rsidR="00B66F13" w:rsidRDefault="00B66F13" w:rsidP="00F245CE">
      <w:pPr>
        <w:pStyle w:val="BodyText"/>
        <w:spacing w:line="276" w:lineRule="auto"/>
      </w:pPr>
    </w:p>
    <w:p w14:paraId="07BDFD7D" w14:textId="77777777" w:rsidR="00B66F13" w:rsidRPr="00B66F13" w:rsidRDefault="00B66F13" w:rsidP="00F245CE">
      <w:pPr>
        <w:pStyle w:val="BodyText"/>
        <w:spacing w:line="276" w:lineRule="auto"/>
      </w:pPr>
    </w:p>
    <w:p w14:paraId="4EA6A953" w14:textId="7B8750A3" w:rsidR="001A77A6" w:rsidRPr="003049B5" w:rsidRDefault="001A77A6" w:rsidP="00F245CE">
      <w:pPr>
        <w:pStyle w:val="Heading2"/>
      </w:pPr>
      <w:bookmarkStart w:id="113" w:name="_Toc210298417"/>
      <w:r w:rsidRPr="003049B5">
        <w:t>Chapter 4.</w:t>
      </w:r>
      <w:r w:rsidR="00D32189">
        <w:t xml:space="preserve"> </w:t>
      </w:r>
      <w:r w:rsidRPr="003049B5">
        <w:t xml:space="preserve"> Analysis Modelling</w:t>
      </w:r>
      <w:bookmarkEnd w:id="113"/>
    </w:p>
    <w:p w14:paraId="7F6F5A4F" w14:textId="77777777" w:rsidR="0096221C" w:rsidRDefault="0096221C" w:rsidP="00F245CE">
      <w:pPr>
        <w:pStyle w:val="ReferenceEntry"/>
        <w:spacing w:line="276" w:lineRule="auto"/>
      </w:pPr>
    </w:p>
    <w:p w14:paraId="6DE872B8" w14:textId="77777777" w:rsidR="0096221C" w:rsidRDefault="0096221C" w:rsidP="00F245CE">
      <w:pPr>
        <w:pStyle w:val="ReferenceEntry"/>
        <w:spacing w:line="276" w:lineRule="auto"/>
      </w:pPr>
    </w:p>
    <w:p w14:paraId="0985FDF3" w14:textId="77777777" w:rsidR="0096221C" w:rsidRDefault="0096221C" w:rsidP="00F245CE">
      <w:pPr>
        <w:pStyle w:val="ReferenceEntry"/>
        <w:spacing w:line="276" w:lineRule="auto"/>
      </w:pPr>
    </w:p>
    <w:p w14:paraId="746C058D" w14:textId="1146942A" w:rsidR="00A454CD" w:rsidRDefault="00A454CD" w:rsidP="00F245CE">
      <w:pPr>
        <w:spacing w:after="0" w:line="276" w:lineRule="auto"/>
        <w:rPr>
          <w:rFonts w:eastAsiaTheme="majorEastAsia" w:cstheme="majorBidi"/>
          <w:b/>
          <w:sz w:val="28"/>
          <w:szCs w:val="26"/>
        </w:rPr>
      </w:pPr>
      <w:r>
        <w:rPr>
          <w:b/>
        </w:rPr>
        <w:br w:type="page"/>
      </w:r>
    </w:p>
    <w:p w14:paraId="5D56697F" w14:textId="6B73C038" w:rsidR="003A009C" w:rsidRPr="003A009C" w:rsidRDefault="001A77A6" w:rsidP="00896114">
      <w:pPr>
        <w:pStyle w:val="Heading4"/>
      </w:pPr>
      <w:bookmarkStart w:id="114" w:name="_Toc152132"/>
      <w:bookmarkStart w:id="115" w:name="_Toc210298418"/>
      <w:r w:rsidRPr="001A77A6">
        <w:lastRenderedPageBreak/>
        <w:t>4.1 Activity Diagrams</w:t>
      </w:r>
      <w:bookmarkEnd w:id="114"/>
      <w:bookmarkEnd w:id="115"/>
    </w:p>
    <w:p w14:paraId="3A466672" w14:textId="1496B87A" w:rsidR="003A009C" w:rsidRPr="00C76A58" w:rsidRDefault="003A009C" w:rsidP="00F245CE">
      <w:pPr>
        <w:pStyle w:val="Heading5"/>
        <w:spacing w:line="276" w:lineRule="auto"/>
      </w:pPr>
      <w:bookmarkStart w:id="116" w:name="_Toc210298419"/>
      <w:r>
        <w:t xml:space="preserve">4.1.1 </w:t>
      </w:r>
      <w:r w:rsidR="008B2133" w:rsidRPr="008B2133">
        <w:t>Admin Activity Diagram</w:t>
      </w:r>
      <w:bookmarkEnd w:id="116"/>
    </w:p>
    <w:p w14:paraId="5ADB42C3" w14:textId="2B20946B" w:rsidR="003A009C" w:rsidRDefault="00617696" w:rsidP="00F245CE">
      <w:pPr>
        <w:spacing w:after="0" w:line="276" w:lineRule="auto"/>
        <w:jc w:val="center"/>
        <w:rPr>
          <w:shd w:val="clear" w:color="auto" w:fill="FFFFFF"/>
        </w:rPr>
      </w:pPr>
      <w:r w:rsidRPr="004C0570">
        <w:rPr>
          <w:noProof/>
          <w:shd w:val="clear" w:color="auto" w:fill="FFFFFF"/>
        </w:rPr>
        <w:drawing>
          <wp:inline distT="0" distB="0" distL="0" distR="0" wp14:anchorId="1BEA8F09" wp14:editId="672FCAAE">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14:paraId="0EC354EB" w14:textId="516D2FA4" w:rsidR="0049470A" w:rsidRDefault="00E84BE8" w:rsidP="008F502B">
      <w:pPr>
        <w:pStyle w:val="FigureCell"/>
        <w:spacing w:line="276" w:lineRule="auto"/>
      </w:pPr>
      <w:bookmarkStart w:id="117" w:name="_Toc210298764"/>
      <w:r w:rsidRPr="00981EDA">
        <w:t xml:space="preserve">Figure </w:t>
      </w:r>
      <w:r w:rsidR="003A009C" w:rsidRPr="00981EDA">
        <w:t xml:space="preserve">4.1.1: </w:t>
      </w:r>
      <w:r w:rsidR="00906603" w:rsidRPr="00E243F1">
        <w:t>Restaurant Setup &amp; System Confi</w:t>
      </w:r>
      <w:r w:rsidR="00617696" w:rsidRPr="00E243F1">
        <w:t>guration</w:t>
      </w:r>
      <w:r w:rsidR="00617696" w:rsidRPr="004C0570">
        <w:rPr>
          <w:noProof/>
        </w:rPr>
        <w:t xml:space="preserve"> </w:t>
      </w:r>
      <w:bookmarkEnd w:id="117"/>
    </w:p>
    <w:p w14:paraId="270F7AF4" w14:textId="64D1246D" w:rsidR="003A009C" w:rsidRDefault="003A009C" w:rsidP="00F245CE">
      <w:pPr>
        <w:pStyle w:val="FigureCell"/>
        <w:spacing w:line="276" w:lineRule="auto"/>
      </w:pPr>
      <w:r>
        <w:br w:type="page"/>
      </w:r>
    </w:p>
    <w:p w14:paraId="6FF4AFAD" w14:textId="77777777" w:rsidR="00C76A58" w:rsidRDefault="001A77A6" w:rsidP="00896114">
      <w:pPr>
        <w:pStyle w:val="Heading4"/>
      </w:pPr>
      <w:bookmarkStart w:id="118" w:name="_Toc210298420"/>
      <w:r w:rsidRPr="001A77A6">
        <w:lastRenderedPageBreak/>
        <w:t>4.</w:t>
      </w:r>
      <w:r>
        <w:t>2</w:t>
      </w:r>
      <w:r w:rsidRPr="001A77A6">
        <w:t xml:space="preserve"> </w:t>
      </w:r>
      <w:r>
        <w:t>Swim Lane Diagram</w:t>
      </w:r>
      <w:bookmarkEnd w:id="118"/>
      <w:r w:rsidRPr="001A77A6">
        <w:t xml:space="preserve"> </w:t>
      </w:r>
    </w:p>
    <w:p w14:paraId="68088E57" w14:textId="624AC378" w:rsidR="003D67D7" w:rsidRDefault="003D67D7" w:rsidP="00F245CE">
      <w:pPr>
        <w:pStyle w:val="Heading5"/>
        <w:spacing w:line="276" w:lineRule="auto"/>
      </w:pPr>
      <w:bookmarkStart w:id="119" w:name="_Toc210298421"/>
      <w:r w:rsidRPr="001A77A6">
        <w:t>4.</w:t>
      </w:r>
      <w:r>
        <w:t>2.1</w:t>
      </w:r>
      <w:r w:rsidRPr="001A77A6">
        <w:t xml:space="preserve"> </w:t>
      </w:r>
      <w:r w:rsidR="00FC18B0" w:rsidRPr="00FC18B0">
        <w:t xml:space="preserve">Swim-lane Diagram for </w:t>
      </w:r>
      <w:r w:rsidR="004B55EB" w:rsidRPr="004B55EB">
        <w:t>Authentication &amp; Login Process</w:t>
      </w:r>
      <w:bookmarkEnd w:id="119"/>
    </w:p>
    <w:p w14:paraId="3093AABC" w14:textId="35775255" w:rsidR="00C76A58" w:rsidRPr="00C76A58" w:rsidRDefault="00C76A58" w:rsidP="00F245CE">
      <w:pPr>
        <w:pStyle w:val="C-BodyText"/>
        <w:spacing w:line="276" w:lineRule="auto"/>
      </w:pPr>
    </w:p>
    <w:p w14:paraId="2EFF7641" w14:textId="63365918" w:rsidR="004B55EB" w:rsidRPr="004B55EB" w:rsidRDefault="004C0570" w:rsidP="004B55EB">
      <w:pPr>
        <w:spacing w:line="276" w:lineRule="auto"/>
        <w:jc w:val="center"/>
      </w:pPr>
      <w:r w:rsidRPr="004C0570">
        <w:rPr>
          <w:noProof/>
        </w:rPr>
        <w:drawing>
          <wp:inline distT="0" distB="0" distL="0" distR="0" wp14:anchorId="0C1C833F" wp14:editId="714BD9B2">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14:paraId="66B8F89D" w14:textId="6C7ABE6B" w:rsidR="003D67D7" w:rsidRDefault="003D67D7" w:rsidP="00F245CE">
      <w:pPr>
        <w:spacing w:line="276" w:lineRule="auto"/>
        <w:jc w:val="center"/>
      </w:pPr>
    </w:p>
    <w:p w14:paraId="2C00BF08" w14:textId="6A074F65" w:rsidR="00FC18B0" w:rsidRDefault="00E84BE8" w:rsidP="004B55EB">
      <w:pPr>
        <w:pStyle w:val="FigureCell"/>
        <w:spacing w:line="276" w:lineRule="auto"/>
      </w:pPr>
      <w:bookmarkStart w:id="120" w:name="_Toc210298765"/>
      <w:r w:rsidRPr="00981EDA">
        <w:t xml:space="preserve">Figure </w:t>
      </w:r>
      <w:r w:rsidR="00FC18B0" w:rsidRPr="00981EDA">
        <w:t xml:space="preserve">4.2.1 Swim-lane Diagram for </w:t>
      </w:r>
      <w:r w:rsidR="004B55EB" w:rsidRPr="004B55EB">
        <w:t>Authentication &amp; Login Process</w:t>
      </w:r>
      <w:bookmarkEnd w:id="120"/>
      <w:r w:rsidR="00FC18B0">
        <w:br w:type="page"/>
      </w:r>
    </w:p>
    <w:p w14:paraId="10F7A225" w14:textId="2E5EB822" w:rsidR="00FC18B0" w:rsidRPr="00FC18B0" w:rsidRDefault="00FC18B0" w:rsidP="00F245CE">
      <w:pPr>
        <w:pStyle w:val="Heading5"/>
        <w:spacing w:line="276" w:lineRule="auto"/>
      </w:pPr>
      <w:bookmarkStart w:id="121" w:name="_Toc210298422"/>
      <w:r w:rsidRPr="00FC18B0">
        <w:lastRenderedPageBreak/>
        <w:t>4.2.2 Swim-lane Diagram for</w:t>
      </w:r>
      <w:r w:rsidR="00A05404">
        <w:t xml:space="preserve"> Menu Management</w:t>
      </w:r>
      <w:bookmarkEnd w:id="121"/>
    </w:p>
    <w:p w14:paraId="7DE21874" w14:textId="53C47C00" w:rsidR="00FC18B0" w:rsidRPr="00FC18B0" w:rsidRDefault="00617696" w:rsidP="00F245CE">
      <w:pPr>
        <w:spacing w:line="276" w:lineRule="auto"/>
        <w:jc w:val="center"/>
      </w:pPr>
      <w:r w:rsidRPr="00617696">
        <w:rPr>
          <w:noProof/>
        </w:rPr>
        <w:drawing>
          <wp:inline distT="0" distB="0" distL="0" distR="0" wp14:anchorId="79E9E4EA" wp14:editId="3CBDE1CE">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14:paraId="3AB8521E" w14:textId="7387827F" w:rsidR="00F245CE" w:rsidRDefault="00FC18B0" w:rsidP="00AE6BD8">
      <w:pPr>
        <w:pStyle w:val="FigureCell"/>
        <w:spacing w:line="276" w:lineRule="auto"/>
      </w:pPr>
      <w:r>
        <w:tab/>
      </w:r>
      <w:bookmarkStart w:id="122" w:name="_Toc210298766"/>
      <w:r w:rsidR="00E84BE8">
        <w:t>Figure</w:t>
      </w:r>
      <w:r w:rsidR="00E84BE8" w:rsidRPr="001A77A6">
        <w:t xml:space="preserve"> </w:t>
      </w:r>
      <w:r w:rsidRPr="001A77A6">
        <w:t>4.</w:t>
      </w:r>
      <w:r>
        <w:t>2.2</w:t>
      </w:r>
      <w:r w:rsidRPr="001A77A6">
        <w:t xml:space="preserve"> </w:t>
      </w:r>
      <w:r w:rsidRPr="00FC18B0">
        <w:t xml:space="preserve">Swim-lane Diagram for </w:t>
      </w:r>
      <w:r w:rsidR="00A05404">
        <w:t>Menu Management</w:t>
      </w:r>
      <w:r w:rsidR="00AE6BD8">
        <w:t>.</w:t>
      </w:r>
      <w:bookmarkEnd w:id="122"/>
    </w:p>
    <w:p w14:paraId="37C7CDA2" w14:textId="5A915BBC" w:rsidR="00FC18B0" w:rsidRPr="00FC18B0" w:rsidRDefault="00FC18B0" w:rsidP="00F245CE">
      <w:pPr>
        <w:pStyle w:val="Heading5"/>
        <w:spacing w:line="276" w:lineRule="auto"/>
      </w:pPr>
      <w:bookmarkStart w:id="123" w:name="_Toc210298423"/>
      <w:r w:rsidRPr="00FC18B0">
        <w:lastRenderedPageBreak/>
        <w:t xml:space="preserve">4.2.3 </w:t>
      </w:r>
      <w:r w:rsidR="000E238E" w:rsidRPr="000E238E">
        <w:t xml:space="preserve">Swim-lane Diagram for </w:t>
      </w:r>
      <w:r w:rsidR="006634D3" w:rsidRPr="006634D3">
        <w:t>Order Processing Workflow</w:t>
      </w:r>
      <w:bookmarkEnd w:id="123"/>
    </w:p>
    <w:p w14:paraId="1CFD53BA" w14:textId="627B654C" w:rsidR="00FC18B0" w:rsidRDefault="00617696" w:rsidP="00F245CE">
      <w:pPr>
        <w:spacing w:line="276" w:lineRule="auto"/>
        <w:jc w:val="center"/>
      </w:pPr>
      <w:r w:rsidRPr="00617696">
        <w:rPr>
          <w:noProof/>
        </w:rPr>
        <w:drawing>
          <wp:inline distT="0" distB="0" distL="0" distR="0" wp14:anchorId="7886FB81" wp14:editId="750999E4">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14:paraId="4B576B80" w14:textId="2E18266B" w:rsidR="000E238E" w:rsidRPr="00981EDA" w:rsidRDefault="00E84BE8" w:rsidP="00F245CE">
      <w:pPr>
        <w:pStyle w:val="FigureCell"/>
        <w:spacing w:line="276" w:lineRule="auto"/>
      </w:pPr>
      <w:bookmarkStart w:id="124" w:name="_Toc210298767"/>
      <w:r w:rsidRPr="00981EDA">
        <w:t xml:space="preserve">Figure </w:t>
      </w:r>
      <w:r w:rsidR="000E238E" w:rsidRPr="00981EDA">
        <w:t xml:space="preserve">4.2.3 Swim-lane Diagram for </w:t>
      </w:r>
      <w:r w:rsidR="006634D3" w:rsidRPr="006634D3">
        <w:t>Order Processing Workflow</w:t>
      </w:r>
      <w:bookmarkEnd w:id="124"/>
    </w:p>
    <w:p w14:paraId="4A160F57" w14:textId="77777777" w:rsidR="000E238E" w:rsidRPr="00FC18B0" w:rsidRDefault="000E238E" w:rsidP="00F245CE">
      <w:pPr>
        <w:spacing w:line="276" w:lineRule="auto"/>
        <w:jc w:val="center"/>
      </w:pPr>
    </w:p>
    <w:p w14:paraId="1E251CD9" w14:textId="3EEDD616" w:rsidR="000E238E" w:rsidRPr="000E238E" w:rsidRDefault="000E238E" w:rsidP="00F245CE">
      <w:pPr>
        <w:pStyle w:val="Heading5"/>
        <w:spacing w:line="276" w:lineRule="auto"/>
        <w:rPr>
          <w:noProof/>
        </w:rPr>
      </w:pPr>
      <w:bookmarkStart w:id="125" w:name="_Toc210298424"/>
      <w:r w:rsidRPr="000E238E">
        <w:t>4.2.</w:t>
      </w:r>
      <w:r>
        <w:t>4</w:t>
      </w:r>
      <w:r w:rsidRPr="000E238E">
        <w:t xml:space="preserve"> Swim-lane Diagram for </w:t>
      </w:r>
      <w:r w:rsidR="001F081F">
        <w:t>Inventory Management</w:t>
      </w:r>
      <w:bookmarkEnd w:id="125"/>
    </w:p>
    <w:p w14:paraId="7FC549F8" w14:textId="66F3C032" w:rsidR="00FC18B0" w:rsidRPr="003D67D7" w:rsidRDefault="00617696" w:rsidP="00F245CE">
      <w:pPr>
        <w:tabs>
          <w:tab w:val="left" w:pos="5771"/>
        </w:tabs>
        <w:spacing w:line="276" w:lineRule="auto"/>
        <w:jc w:val="center"/>
      </w:pPr>
      <w:r w:rsidRPr="00617696">
        <w:rPr>
          <w:noProof/>
        </w:rPr>
        <w:drawing>
          <wp:inline distT="0" distB="0" distL="0" distR="0" wp14:anchorId="14EB8960" wp14:editId="7C622EB0">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14:paraId="71677858" w14:textId="19B284FD" w:rsidR="001A77A6" w:rsidRDefault="000E238E" w:rsidP="001F081F">
      <w:pPr>
        <w:pStyle w:val="FigureCell"/>
        <w:spacing w:line="276" w:lineRule="auto"/>
      </w:pPr>
      <w:bookmarkStart w:id="126" w:name="_Toc210298768"/>
      <w:r w:rsidRPr="00981EDA">
        <w:t>Fig</w:t>
      </w:r>
      <w:r w:rsidR="00E84BE8" w:rsidRPr="00981EDA">
        <w:t>ure</w:t>
      </w:r>
      <w:r w:rsidRPr="00981EDA">
        <w:t xml:space="preserve"> 4.2.4 Swim-lane Diagram for </w:t>
      </w:r>
      <w:r w:rsidR="001F081F">
        <w:t>Inventory Management</w:t>
      </w:r>
      <w:bookmarkEnd w:id="126"/>
      <w:r w:rsidR="001F081F">
        <w:t xml:space="preserve"> </w:t>
      </w:r>
      <w:r w:rsidR="001A77A6">
        <w:br w:type="page"/>
      </w:r>
    </w:p>
    <w:p w14:paraId="3E39724C" w14:textId="47BCA702" w:rsidR="00E25D02" w:rsidRDefault="00E25D02" w:rsidP="00F245CE">
      <w:pPr>
        <w:pStyle w:val="Heading5"/>
        <w:spacing w:line="276" w:lineRule="auto"/>
      </w:pPr>
      <w:bookmarkStart w:id="127" w:name="_Toc210298425"/>
      <w:r w:rsidRPr="000E238E">
        <w:lastRenderedPageBreak/>
        <w:t>4.2.</w:t>
      </w:r>
      <w:r>
        <w:t>5</w:t>
      </w:r>
      <w:r w:rsidRPr="000E238E">
        <w:t xml:space="preserve"> Swim-lane Diagram for </w:t>
      </w:r>
      <w:r w:rsidR="001F081F">
        <w:t>Report &amp; Analytics</w:t>
      </w:r>
      <w:bookmarkEnd w:id="127"/>
    </w:p>
    <w:p w14:paraId="7E42FBC9" w14:textId="679A7BB5" w:rsidR="00E25D02" w:rsidRDefault="00617696" w:rsidP="00F245CE">
      <w:pPr>
        <w:pStyle w:val="C-BodyText"/>
        <w:spacing w:line="276" w:lineRule="auto"/>
        <w:jc w:val="center"/>
      </w:pPr>
      <w:r w:rsidRPr="00617696">
        <w:rPr>
          <w:noProof/>
        </w:rPr>
        <w:drawing>
          <wp:inline distT="0" distB="0" distL="0" distR="0" wp14:anchorId="79D52475" wp14:editId="27990AD1">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14:paraId="0A988200" w14:textId="2573185C" w:rsidR="00E25D02" w:rsidRDefault="00E25D02" w:rsidP="00CA717E">
      <w:pPr>
        <w:pStyle w:val="FigureCell"/>
        <w:spacing w:line="276" w:lineRule="auto"/>
      </w:pPr>
      <w:bookmarkStart w:id="128" w:name="_Toc210298769"/>
      <w:r w:rsidRPr="00981EDA">
        <w:t>Figure 4.2.</w:t>
      </w:r>
      <w:r>
        <w:t>5</w:t>
      </w:r>
      <w:r w:rsidRPr="00981EDA">
        <w:t xml:space="preserve"> Swim-lane Diagram for </w:t>
      </w:r>
      <w:r w:rsidRPr="00E25D02">
        <w:t xml:space="preserve">Payment </w:t>
      </w:r>
      <w:r w:rsidR="00CA717E">
        <w:t>Report &amp; Analytics</w:t>
      </w:r>
      <w:bookmarkEnd w:id="128"/>
    </w:p>
    <w:p w14:paraId="3B3F5963" w14:textId="77777777" w:rsidR="00E25D02" w:rsidRPr="00E25D02" w:rsidRDefault="00E25D02" w:rsidP="00F245CE">
      <w:pPr>
        <w:spacing w:line="276" w:lineRule="auto"/>
      </w:pPr>
    </w:p>
    <w:p w14:paraId="32C142AA" w14:textId="1D3ADB74" w:rsidR="00E25D02" w:rsidRDefault="00E25D02" w:rsidP="00F245CE">
      <w:pPr>
        <w:pStyle w:val="Heading5"/>
        <w:spacing w:line="276" w:lineRule="auto"/>
      </w:pPr>
      <w:bookmarkStart w:id="129" w:name="_Toc210298426"/>
      <w:r w:rsidRPr="000E238E">
        <w:lastRenderedPageBreak/>
        <w:t>4.2.</w:t>
      </w:r>
      <w:r>
        <w:t>6</w:t>
      </w:r>
      <w:r w:rsidRPr="000E238E">
        <w:t xml:space="preserve"> Swim-lane Diagram for </w:t>
      </w:r>
      <w:r w:rsidR="00CA717E">
        <w:t>Billing Module</w:t>
      </w:r>
      <w:bookmarkEnd w:id="129"/>
    </w:p>
    <w:p w14:paraId="3B273432" w14:textId="20C875C6" w:rsidR="00E25D02" w:rsidRDefault="00617696" w:rsidP="00F245CE">
      <w:pPr>
        <w:pStyle w:val="C-BodyText"/>
        <w:spacing w:line="276" w:lineRule="auto"/>
        <w:jc w:val="center"/>
      </w:pPr>
      <w:r w:rsidRPr="00617696">
        <w:rPr>
          <w:noProof/>
        </w:rPr>
        <w:drawing>
          <wp:inline distT="0" distB="0" distL="0" distR="0" wp14:anchorId="5D2899FA" wp14:editId="28386F7A">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14:paraId="758D4F72" w14:textId="01D3BE93" w:rsidR="00E67B3A" w:rsidRDefault="00E25D02" w:rsidP="00E67B3A">
      <w:pPr>
        <w:pStyle w:val="FigureCell"/>
        <w:spacing w:line="276" w:lineRule="auto"/>
      </w:pPr>
      <w:bookmarkStart w:id="130" w:name="_Toc210298770"/>
      <w:r w:rsidRPr="00981EDA">
        <w:t>Figure 4.2.</w:t>
      </w:r>
      <w:r>
        <w:t>6</w:t>
      </w:r>
      <w:r w:rsidRPr="00981EDA">
        <w:t xml:space="preserve"> Swim-lane Diagram for </w:t>
      </w:r>
      <w:r w:rsidR="00CA717E">
        <w:t>Billing Module</w:t>
      </w:r>
      <w:bookmarkStart w:id="131" w:name="_Toc210298427"/>
      <w:bookmarkEnd w:id="130"/>
    </w:p>
    <w:bookmarkEnd w:id="131"/>
    <w:p w14:paraId="382BEC21" w14:textId="77777777" w:rsidR="00CE2A30" w:rsidRPr="00CE2A30" w:rsidRDefault="00CE2A30" w:rsidP="00F245CE">
      <w:pPr>
        <w:pStyle w:val="BodyText"/>
        <w:spacing w:line="276" w:lineRule="auto"/>
      </w:pPr>
    </w:p>
    <w:p w14:paraId="232769C2" w14:textId="77777777" w:rsidR="00CE2A30" w:rsidRPr="00CE2A30" w:rsidRDefault="00CE2A30" w:rsidP="00F245CE">
      <w:pPr>
        <w:pStyle w:val="BodyText"/>
        <w:spacing w:line="276" w:lineRule="auto"/>
      </w:pPr>
    </w:p>
    <w:p w14:paraId="1DD4F693" w14:textId="74F51CC0" w:rsidR="00AF7CE7" w:rsidRDefault="00AF7CE7" w:rsidP="00F245CE">
      <w:pPr>
        <w:spacing w:after="0" w:line="276" w:lineRule="auto"/>
      </w:pPr>
    </w:p>
    <w:p w14:paraId="7D3C1036" w14:textId="4B3E1334" w:rsidR="001A0AAB" w:rsidRDefault="001A0AAB" w:rsidP="00F245CE">
      <w:pPr>
        <w:spacing w:after="0" w:line="276" w:lineRule="auto"/>
      </w:pPr>
    </w:p>
    <w:p w14:paraId="5AC8F300" w14:textId="538709E4" w:rsidR="00D067E7" w:rsidRDefault="00D067E7" w:rsidP="00F245CE">
      <w:pPr>
        <w:spacing w:after="0" w:line="276" w:lineRule="auto"/>
        <w:jc w:val="left"/>
        <w:rPr>
          <w:shd w:val="clear" w:color="auto" w:fill="FFFFFF"/>
        </w:rPr>
      </w:pPr>
    </w:p>
    <w:p w14:paraId="7E934997" w14:textId="18B3332F" w:rsidR="00E67B3A" w:rsidRDefault="00E67B3A" w:rsidP="00F245CE">
      <w:pPr>
        <w:spacing w:after="0" w:line="276" w:lineRule="auto"/>
        <w:jc w:val="left"/>
        <w:rPr>
          <w:shd w:val="clear" w:color="auto" w:fill="FFFFFF"/>
        </w:rPr>
      </w:pPr>
    </w:p>
    <w:p w14:paraId="2DBF428E" w14:textId="2EBD3D3D" w:rsidR="00E67B3A" w:rsidRDefault="00E67B3A" w:rsidP="00F245CE">
      <w:pPr>
        <w:spacing w:after="0" w:line="276" w:lineRule="auto"/>
        <w:jc w:val="left"/>
        <w:rPr>
          <w:shd w:val="clear" w:color="auto" w:fill="FFFFFF"/>
        </w:rPr>
      </w:pPr>
    </w:p>
    <w:p w14:paraId="2CE316AB" w14:textId="77777777" w:rsidR="00E67B3A" w:rsidRPr="00D067E7" w:rsidRDefault="00E67B3A" w:rsidP="00F245CE">
      <w:pPr>
        <w:spacing w:after="0" w:line="276" w:lineRule="auto"/>
        <w:jc w:val="left"/>
        <w:rPr>
          <w:shd w:val="clear" w:color="auto" w:fill="FFFFFF"/>
        </w:rPr>
      </w:pPr>
    </w:p>
    <w:p w14:paraId="6657605C" w14:textId="15F57CCE" w:rsidR="001A77A6" w:rsidRPr="00E67B3A" w:rsidRDefault="00E67B3A" w:rsidP="00E67B3A">
      <w:pPr>
        <w:pStyle w:val="Heading4"/>
      </w:pPr>
      <w:r>
        <w:lastRenderedPageBreak/>
        <w:t>4.3 Class Diagram</w:t>
      </w:r>
    </w:p>
    <w:p w14:paraId="3612022F" w14:textId="3FDBF90E" w:rsidR="00E67B3A" w:rsidRPr="00E67B3A" w:rsidRDefault="00E67B3A" w:rsidP="00E67B3A">
      <w:pPr>
        <w:spacing w:before="100" w:beforeAutospacing="1" w:after="100" w:afterAutospacing="1" w:line="240" w:lineRule="auto"/>
        <w:jc w:val="left"/>
        <w:rPr>
          <w:rFonts w:eastAsia="Times New Roman"/>
        </w:rPr>
      </w:pPr>
      <w:bookmarkStart w:id="132" w:name="_Toc210298771"/>
      <w:r w:rsidRPr="00E67B3A">
        <w:rPr>
          <w:rFonts w:eastAsia="Times New Roman"/>
          <w:noProof/>
        </w:rPr>
        <w:drawing>
          <wp:inline distT="0" distB="0" distL="0" distR="0" wp14:anchorId="3242570B" wp14:editId="3C4F2AB6">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14:paraId="3DF3D390" w14:textId="77777777" w:rsidR="00E67B3A" w:rsidRDefault="00E67B3A" w:rsidP="00917844">
      <w:pPr>
        <w:pStyle w:val="FigureCell"/>
      </w:pPr>
    </w:p>
    <w:p w14:paraId="03308093" w14:textId="36643937" w:rsidR="00AF7CE7" w:rsidRPr="00917844" w:rsidRDefault="00AF7CE7" w:rsidP="00917844">
      <w:pPr>
        <w:pStyle w:val="FigureCell"/>
      </w:pPr>
      <w:r w:rsidRPr="00917844">
        <w:t>Figure 4.</w:t>
      </w:r>
      <w:r w:rsidR="00917844">
        <w:t>3</w:t>
      </w:r>
      <w:r w:rsidRPr="00917844">
        <w:t xml:space="preserve"> Class Diagram</w:t>
      </w:r>
      <w:bookmarkEnd w:id="132"/>
    </w:p>
    <w:p w14:paraId="4E527321" w14:textId="77777777" w:rsidR="00A454CD" w:rsidRDefault="00A454CD" w:rsidP="00F245CE">
      <w:pPr>
        <w:spacing w:line="276" w:lineRule="auto"/>
      </w:pPr>
    </w:p>
    <w:p w14:paraId="720A6D64" w14:textId="693B52A9" w:rsidR="00A454CD" w:rsidRDefault="00A454CD" w:rsidP="00F245CE">
      <w:pPr>
        <w:spacing w:after="0" w:line="276" w:lineRule="auto"/>
      </w:pPr>
    </w:p>
    <w:p w14:paraId="202B8040" w14:textId="77777777" w:rsidR="00A454CD" w:rsidRDefault="00A454CD" w:rsidP="00F245CE">
      <w:pPr>
        <w:spacing w:line="276" w:lineRule="auto"/>
      </w:pPr>
    </w:p>
    <w:p w14:paraId="237475C2" w14:textId="77777777" w:rsidR="00A454CD" w:rsidRDefault="00A454CD" w:rsidP="00F245CE">
      <w:pPr>
        <w:spacing w:line="276" w:lineRule="auto"/>
        <w:jc w:val="center"/>
      </w:pPr>
    </w:p>
    <w:p w14:paraId="4B46EF77" w14:textId="58D0CAF7" w:rsidR="00A454CD" w:rsidRDefault="00A454CD" w:rsidP="00F245CE">
      <w:pPr>
        <w:spacing w:line="276" w:lineRule="auto"/>
      </w:pPr>
    </w:p>
    <w:p w14:paraId="5D0757EB" w14:textId="0AA3BD6C" w:rsidR="00E67B3A" w:rsidRDefault="00E67B3A" w:rsidP="00F245CE">
      <w:pPr>
        <w:spacing w:line="276" w:lineRule="auto"/>
      </w:pPr>
    </w:p>
    <w:p w14:paraId="46A69C1F" w14:textId="77777777" w:rsidR="00E67B3A" w:rsidRDefault="00E67B3A" w:rsidP="00F245CE">
      <w:pPr>
        <w:spacing w:line="276" w:lineRule="auto"/>
      </w:pPr>
    </w:p>
    <w:p w14:paraId="4B9ED1DE" w14:textId="77777777" w:rsidR="00A454CD" w:rsidRDefault="00A454CD" w:rsidP="00F245CE">
      <w:pPr>
        <w:spacing w:line="276" w:lineRule="auto"/>
      </w:pPr>
    </w:p>
    <w:p w14:paraId="75AC4D90" w14:textId="77777777" w:rsidR="00E84BE8" w:rsidRDefault="00E84BE8" w:rsidP="00F245CE">
      <w:pPr>
        <w:spacing w:line="276" w:lineRule="auto"/>
      </w:pPr>
    </w:p>
    <w:p w14:paraId="642AF6DF" w14:textId="77777777" w:rsidR="00A454CD" w:rsidRPr="00A454CD" w:rsidRDefault="00A454CD" w:rsidP="00F245CE">
      <w:pPr>
        <w:spacing w:line="276" w:lineRule="auto"/>
      </w:pPr>
    </w:p>
    <w:p w14:paraId="1196FD7B" w14:textId="733FAC48" w:rsidR="001A77A6" w:rsidRPr="003049B5" w:rsidRDefault="001A77A6" w:rsidP="00F245CE">
      <w:pPr>
        <w:pStyle w:val="Heading2"/>
      </w:pPr>
      <w:bookmarkStart w:id="133" w:name="_Toc210298428"/>
      <w:r w:rsidRPr="003049B5">
        <w:t>Chapter 5. Project Management</w:t>
      </w:r>
      <w:bookmarkEnd w:id="133"/>
    </w:p>
    <w:p w14:paraId="7E32ECFD" w14:textId="77777777" w:rsidR="00E84BE8" w:rsidRDefault="00E84BE8" w:rsidP="00F245CE">
      <w:pPr>
        <w:spacing w:after="0" w:line="276" w:lineRule="auto"/>
        <w:rPr>
          <w:rFonts w:eastAsia="Times New Roman"/>
          <w:b/>
        </w:rPr>
      </w:pPr>
      <w:r>
        <w:rPr>
          <w:b/>
        </w:rPr>
        <w:br w:type="page"/>
      </w:r>
    </w:p>
    <w:p w14:paraId="179F6EBD" w14:textId="24795F56" w:rsidR="00A07358" w:rsidRPr="005C774C" w:rsidRDefault="00A07358" w:rsidP="00A563FA">
      <w:pPr>
        <w:pStyle w:val="ReferenceEntry"/>
        <w:spacing w:line="276" w:lineRule="auto"/>
        <w:jc w:val="center"/>
      </w:pPr>
    </w:p>
    <w:sectPr w:rsidR="00A07358" w:rsidRPr="005C774C"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83BA38" w14:textId="77777777" w:rsidR="00642A5D" w:rsidRDefault="00642A5D" w:rsidP="00C3731C">
      <w:pPr>
        <w:spacing w:after="0" w:line="240" w:lineRule="auto"/>
      </w:pPr>
      <w:r>
        <w:separator/>
      </w:r>
    </w:p>
  </w:endnote>
  <w:endnote w:type="continuationSeparator" w:id="0">
    <w:p w14:paraId="2790F159" w14:textId="77777777" w:rsidR="00642A5D" w:rsidRDefault="00642A5D"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0677805"/>
      <w:docPartObj>
        <w:docPartGallery w:val="Page Numbers (Bottom of Page)"/>
        <w:docPartUnique/>
      </w:docPartObj>
    </w:sdtPr>
    <w:sdtEndPr>
      <w:rPr>
        <w:noProof/>
      </w:rPr>
    </w:sdtEndPr>
    <w:sdtContent>
      <w:p w14:paraId="741EBF57" w14:textId="1BB4CC01" w:rsidR="00703C54" w:rsidRDefault="00703C54">
        <w:pPr>
          <w:pStyle w:val="Footer"/>
        </w:pPr>
        <w:r>
          <w:fldChar w:fldCharType="begin"/>
        </w:r>
        <w:r>
          <w:instrText xml:space="preserve"> PAGE   \* MERGEFORMAT </w:instrText>
        </w:r>
        <w:r>
          <w:fldChar w:fldCharType="separate"/>
        </w:r>
        <w:r w:rsidR="006579C9">
          <w:rPr>
            <w:noProof/>
          </w:rPr>
          <w:t>ix</w:t>
        </w:r>
        <w:r>
          <w:rPr>
            <w:noProof/>
          </w:rPr>
          <w:fldChar w:fldCharType="end"/>
        </w:r>
      </w:p>
    </w:sdtContent>
  </w:sdt>
  <w:p w14:paraId="5A9F6EAE" w14:textId="77777777" w:rsidR="00703C54" w:rsidRDefault="00703C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173716"/>
      <w:docPartObj>
        <w:docPartGallery w:val="Page Numbers (Bottom of Page)"/>
        <w:docPartUnique/>
      </w:docPartObj>
    </w:sdtPr>
    <w:sdtEndPr>
      <w:rPr>
        <w:noProof/>
        <w:sz w:val="22"/>
        <w:szCs w:val="22"/>
      </w:rPr>
    </w:sdtEndPr>
    <w:sdtContent>
      <w:p w14:paraId="7E48B83E" w14:textId="4CFF30F2" w:rsidR="00703C54" w:rsidRPr="005408A0" w:rsidRDefault="00703C54">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6579C9">
          <w:rPr>
            <w:noProof/>
            <w:sz w:val="22"/>
            <w:szCs w:val="22"/>
          </w:rPr>
          <w:t>12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9C33A" w14:textId="77777777" w:rsidR="00703C54" w:rsidRDefault="00703C5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606EA" w14:textId="77777777" w:rsidR="00642A5D" w:rsidRDefault="00642A5D" w:rsidP="00C3731C">
      <w:pPr>
        <w:spacing w:after="0" w:line="240" w:lineRule="auto"/>
      </w:pPr>
      <w:r>
        <w:separator/>
      </w:r>
    </w:p>
  </w:footnote>
  <w:footnote w:type="continuationSeparator" w:id="0">
    <w:p w14:paraId="5FC2D379" w14:textId="77777777" w:rsidR="00642A5D" w:rsidRDefault="00642A5D"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FDE9D" w14:textId="77777777" w:rsidR="00703C54" w:rsidRPr="00E1349A" w:rsidRDefault="00703C54"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A296A" w14:textId="77777777" w:rsidR="00703C54" w:rsidRPr="00E1349A" w:rsidRDefault="00703C54"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ED9F0" w14:textId="77777777" w:rsidR="00703C54" w:rsidRPr="00E1349A" w:rsidRDefault="00703C54"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C3DDD" w14:textId="77777777" w:rsidR="00703C54" w:rsidRDefault="00703C54"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AD040" w14:textId="77777777" w:rsidR="00703C54" w:rsidRDefault="00703C54"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2"/>
  </w:num>
  <w:num w:numId="3">
    <w:abstractNumId w:val="20"/>
  </w:num>
  <w:num w:numId="4">
    <w:abstractNumId w:val="11"/>
  </w:num>
  <w:num w:numId="5">
    <w:abstractNumId w:val="4"/>
  </w:num>
  <w:num w:numId="6">
    <w:abstractNumId w:val="14"/>
  </w:num>
  <w:num w:numId="7">
    <w:abstractNumId w:val="2"/>
  </w:num>
  <w:num w:numId="8">
    <w:abstractNumId w:val="7"/>
  </w:num>
  <w:num w:numId="9">
    <w:abstractNumId w:val="18"/>
  </w:num>
  <w:num w:numId="10">
    <w:abstractNumId w:val="10"/>
  </w:num>
  <w:num w:numId="11">
    <w:abstractNumId w:val="1"/>
  </w:num>
  <w:num w:numId="12">
    <w:abstractNumId w:val="19"/>
  </w:num>
  <w:num w:numId="13">
    <w:abstractNumId w:val="5"/>
  </w:num>
  <w:num w:numId="14">
    <w:abstractNumId w:val="16"/>
  </w:num>
  <w:num w:numId="15">
    <w:abstractNumId w:val="17"/>
  </w:num>
  <w:num w:numId="16">
    <w:abstractNumId w:val="9"/>
  </w:num>
  <w:num w:numId="17">
    <w:abstractNumId w:val="21"/>
  </w:num>
  <w:num w:numId="18">
    <w:abstractNumId w:val="3"/>
  </w:num>
  <w:num w:numId="19">
    <w:abstractNumId w:val="6"/>
  </w:num>
  <w:num w:numId="20">
    <w:abstractNumId w:val="23"/>
  </w:num>
  <w:num w:numId="21">
    <w:abstractNumId w:val="13"/>
  </w:num>
  <w:num w:numId="22">
    <w:abstractNumId w:val="15"/>
  </w:num>
  <w:num w:numId="23">
    <w:abstractNumId w:val="12"/>
  </w:num>
  <w:num w:numId="24">
    <w:abstractNumId w:val="8"/>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odex">
    <w15:presenceInfo w15:providerId="Windows Live" w15:userId="f2d7ce96072f2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revisionView w:markup="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B57AC"/>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DE1F92"/>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b/>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
    <w:name w:val="Unresolved Mention"/>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954AF"/>
    <w:rsid w:val="0000126D"/>
    <w:rsid w:val="00014C3C"/>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A8028-C5DB-42B6-8096-12A745E84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36</Pages>
  <Words>4147</Words>
  <Characters>23638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codex</cp:lastModifiedBy>
  <cp:revision>6</cp:revision>
  <cp:lastPrinted>2026-04-18T03:54:00Z</cp:lastPrinted>
  <dcterms:created xsi:type="dcterms:W3CDTF">2026-04-17T15:30:00Z</dcterms:created>
  <dcterms:modified xsi:type="dcterms:W3CDTF">2026-04-18T03:55:00Z</dcterms:modified>
</cp:coreProperties>
</file>